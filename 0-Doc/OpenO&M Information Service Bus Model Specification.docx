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71723BB9" w:rsidR="00FF1E21" w:rsidRPr="0070144D" w:rsidRDefault="00BC671D" w:rsidP="00B40128">
      <w:pPr>
        <w:jc w:val="center"/>
        <w:rPr>
          <w:b/>
          <w:sz w:val="32"/>
          <w:szCs w:val="36"/>
        </w:rPr>
      </w:pPr>
      <w:proofErr w:type="gramStart"/>
      <w:r>
        <w:rPr>
          <w:b/>
          <w:sz w:val="32"/>
          <w:szCs w:val="36"/>
        </w:rPr>
        <w:t>v</w:t>
      </w:r>
      <w:r w:rsidR="00C11B9F">
        <w:rPr>
          <w:b/>
          <w:sz w:val="32"/>
          <w:szCs w:val="36"/>
        </w:rPr>
        <w:t>1.</w:t>
      </w:r>
      <w:r w:rsidR="00085319">
        <w:rPr>
          <w:b/>
          <w:sz w:val="32"/>
          <w:szCs w:val="36"/>
        </w:rPr>
        <w:t>0</w:t>
      </w:r>
      <w:proofErr w:type="gramEnd"/>
      <w:r w:rsidR="0070144D">
        <w:rPr>
          <w:b/>
          <w:sz w:val="32"/>
          <w:szCs w:val="36"/>
        </w:rPr>
        <w:t xml:space="preserve"> </w:t>
      </w:r>
      <w:r>
        <w:rPr>
          <w:b/>
          <w:sz w:val="32"/>
          <w:szCs w:val="36"/>
        </w:rPr>
        <w:t>RC</w:t>
      </w:r>
      <w:del w:id="0" w:author="Avin Mathew" w:date="2012-08-07T11:10:00Z">
        <w:r w:rsidR="00765789" w:rsidDel="00742D7F">
          <w:rPr>
            <w:b/>
            <w:sz w:val="32"/>
            <w:szCs w:val="36"/>
          </w:rPr>
          <w:delText>7</w:delText>
        </w:r>
      </w:del>
      <w:ins w:id="1" w:author="Avin Mathew" w:date="2012-08-07T11:10:00Z">
        <w:r w:rsidR="00742D7F">
          <w:rPr>
            <w:b/>
            <w:sz w:val="32"/>
            <w:szCs w:val="36"/>
          </w:rPr>
          <w:t>8</w:t>
        </w:r>
      </w:ins>
    </w:p>
    <w:p w14:paraId="3F34456C" w14:textId="77777777" w:rsidR="0070144D" w:rsidRDefault="0070144D" w:rsidP="00B40128">
      <w:pPr>
        <w:jc w:val="center"/>
        <w:rPr>
          <w:b/>
          <w:sz w:val="48"/>
          <w:szCs w:val="36"/>
        </w:rPr>
      </w:pPr>
    </w:p>
    <w:p w14:paraId="53581726" w14:textId="151A3203" w:rsidR="0070144D" w:rsidRDefault="0070144D" w:rsidP="0070144D">
      <w:r>
        <w:t xml:space="preserve">This document defines the </w:t>
      </w:r>
      <w:proofErr w:type="spellStart"/>
      <w:r>
        <w:t>OpenO&amp;M</w:t>
      </w:r>
      <w:proofErr w:type="spellEnd"/>
      <w:r>
        <w:t xml:space="preserve">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proofErr w:type="gramStart"/>
      <w:r w:rsidRPr="00CB18EC">
        <w:t>Copyright MIMOSA 201</w:t>
      </w:r>
      <w:r w:rsidR="001D10C5">
        <w:t>2</w:t>
      </w:r>
      <w:r w:rsidRPr="00CB18EC">
        <w:t>.</w:t>
      </w:r>
      <w:proofErr w:type="gramEnd"/>
      <w:r w:rsidRPr="00CB18EC">
        <w:t xml:space="preserve">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0A500D22" w14:textId="77777777" w:rsidR="002200D7" w:rsidRDefault="00135EAF">
      <w:pPr>
        <w:pStyle w:val="TOC1"/>
        <w:tabs>
          <w:tab w:val="left" w:pos="440"/>
        </w:tabs>
        <w:rPr>
          <w:ins w:id="2" w:author="Avin Mathew" w:date="2012-08-08T14:23:00Z"/>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ins w:id="3" w:author="Avin Mathew" w:date="2012-08-08T14:23:00Z">
        <w:r w:rsidR="002200D7" w:rsidRPr="00133C97">
          <w:rPr>
            <w:rStyle w:val="Hyperlink"/>
            <w:noProof/>
          </w:rPr>
          <w:fldChar w:fldCharType="begin"/>
        </w:r>
        <w:r w:rsidR="002200D7" w:rsidRPr="00133C97">
          <w:rPr>
            <w:rStyle w:val="Hyperlink"/>
            <w:noProof/>
          </w:rPr>
          <w:instrText xml:space="preserve"> </w:instrText>
        </w:r>
        <w:r w:rsidR="002200D7">
          <w:rPr>
            <w:noProof/>
          </w:rPr>
          <w:instrText>HYPERLINK \l "_Toc332199154"</w:instrText>
        </w:r>
        <w:r w:rsidR="002200D7" w:rsidRPr="00133C97">
          <w:rPr>
            <w:rStyle w:val="Hyperlink"/>
            <w:noProof/>
          </w:rPr>
          <w:instrText xml:space="preserve"> </w:instrText>
        </w:r>
        <w:r w:rsidR="002200D7" w:rsidRPr="00133C97">
          <w:rPr>
            <w:rStyle w:val="Hyperlink"/>
            <w:noProof/>
          </w:rPr>
        </w:r>
        <w:r w:rsidR="002200D7" w:rsidRPr="00133C97">
          <w:rPr>
            <w:rStyle w:val="Hyperlink"/>
            <w:noProof/>
          </w:rPr>
          <w:fldChar w:fldCharType="separate"/>
        </w:r>
        <w:r w:rsidR="002200D7" w:rsidRPr="00133C97">
          <w:rPr>
            <w:rStyle w:val="Hyperlink"/>
            <w:noProof/>
          </w:rPr>
          <w:t>1</w:t>
        </w:r>
        <w:r w:rsidR="002200D7">
          <w:rPr>
            <w:rFonts w:asciiTheme="minorHAnsi" w:eastAsiaTheme="minorEastAsia" w:hAnsiTheme="minorHAnsi" w:cstheme="minorBidi"/>
            <w:noProof/>
            <w:szCs w:val="22"/>
            <w:lang w:val="en-AU" w:eastAsia="en-AU"/>
          </w:rPr>
          <w:tab/>
        </w:r>
        <w:r w:rsidR="002200D7" w:rsidRPr="00133C97">
          <w:rPr>
            <w:rStyle w:val="Hyperlink"/>
            <w:noProof/>
          </w:rPr>
          <w:t>References</w:t>
        </w:r>
        <w:r w:rsidR="002200D7">
          <w:rPr>
            <w:noProof/>
            <w:webHidden/>
          </w:rPr>
          <w:tab/>
        </w:r>
        <w:r w:rsidR="002200D7">
          <w:rPr>
            <w:noProof/>
            <w:webHidden/>
          </w:rPr>
          <w:fldChar w:fldCharType="begin"/>
        </w:r>
        <w:r w:rsidR="002200D7">
          <w:rPr>
            <w:noProof/>
            <w:webHidden/>
          </w:rPr>
          <w:instrText xml:space="preserve"> PAGEREF _Toc332199154 \h </w:instrText>
        </w:r>
        <w:r w:rsidR="002200D7">
          <w:rPr>
            <w:noProof/>
            <w:webHidden/>
          </w:rPr>
        </w:r>
      </w:ins>
      <w:r w:rsidR="002200D7">
        <w:rPr>
          <w:noProof/>
          <w:webHidden/>
        </w:rPr>
        <w:fldChar w:fldCharType="separate"/>
      </w:r>
      <w:ins w:id="4" w:author="Avin Mathew" w:date="2012-08-08T14:23:00Z">
        <w:r w:rsidR="002200D7">
          <w:rPr>
            <w:noProof/>
            <w:webHidden/>
          </w:rPr>
          <w:t>6</w:t>
        </w:r>
        <w:r w:rsidR="002200D7">
          <w:rPr>
            <w:noProof/>
            <w:webHidden/>
          </w:rPr>
          <w:fldChar w:fldCharType="end"/>
        </w:r>
        <w:r w:rsidR="002200D7" w:rsidRPr="00133C97">
          <w:rPr>
            <w:rStyle w:val="Hyperlink"/>
            <w:noProof/>
          </w:rPr>
          <w:fldChar w:fldCharType="end"/>
        </w:r>
      </w:ins>
    </w:p>
    <w:p w14:paraId="3C14765E" w14:textId="77777777" w:rsidR="002200D7" w:rsidRDefault="002200D7">
      <w:pPr>
        <w:pStyle w:val="TOC1"/>
        <w:tabs>
          <w:tab w:val="left" w:pos="440"/>
        </w:tabs>
        <w:rPr>
          <w:ins w:id="5" w:author="Avin Mathew" w:date="2012-08-08T14:23:00Z"/>
          <w:rFonts w:asciiTheme="minorHAnsi" w:eastAsiaTheme="minorEastAsia" w:hAnsiTheme="minorHAnsi" w:cstheme="minorBidi"/>
          <w:noProof/>
          <w:szCs w:val="22"/>
          <w:lang w:val="en-AU" w:eastAsia="en-AU"/>
        </w:rPr>
      </w:pPr>
      <w:ins w:id="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"_Toc332199155"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w:t>
        </w:r>
        <w:r>
          <w:rPr>
            <w:rFonts w:asciiTheme="minorHAnsi" w:eastAsiaTheme="minorEastAsia" w:hAnsiTheme="minorHAnsi" w:cstheme="minorBidi"/>
            <w:noProof/>
            <w:szCs w:val="22"/>
            <w:lang w:val="en-AU" w:eastAsia="en-AU"/>
          </w:rPr>
          <w:tab/>
        </w:r>
        <w:r w:rsidRPr="00133C97">
          <w:rPr>
            <w:rStyle w:val="Hyperlink"/>
            <w:noProof/>
          </w:rPr>
          <w:t>OpenO&amp;M Information Service Bus Model</w:t>
        </w:r>
        <w:r>
          <w:rPr>
            <w:noProof/>
            <w:webHidden/>
          </w:rPr>
          <w:tab/>
        </w:r>
        <w:r>
          <w:rPr>
            <w:noProof/>
            <w:webHidden/>
          </w:rPr>
          <w:fldChar w:fldCharType="begin"/>
        </w:r>
        <w:r>
          <w:rPr>
            <w:noProof/>
            <w:webHidden/>
          </w:rPr>
          <w:instrText xml:space="preserve"> PAGEREF _Toc332199155 \h </w:instrText>
        </w:r>
        <w:r>
          <w:rPr>
            <w:noProof/>
            <w:webHidden/>
          </w:rPr>
        </w:r>
      </w:ins>
      <w:r>
        <w:rPr>
          <w:noProof/>
          <w:webHidden/>
        </w:rPr>
        <w:fldChar w:fldCharType="separate"/>
      </w:r>
      <w:ins w:id="7" w:author="Avin Mathew" w:date="2012-08-08T14:23:00Z">
        <w:r>
          <w:rPr>
            <w:noProof/>
            <w:webHidden/>
          </w:rPr>
          <w:t>7</w:t>
        </w:r>
        <w:r>
          <w:rPr>
            <w:noProof/>
            <w:webHidden/>
          </w:rPr>
          <w:fldChar w:fldCharType="end"/>
        </w:r>
        <w:r w:rsidRPr="00133C97">
          <w:rPr>
            <w:rStyle w:val="Hyperlink"/>
            <w:noProof/>
          </w:rPr>
          <w:fldChar w:fldCharType="end"/>
        </w:r>
      </w:ins>
    </w:p>
    <w:p w14:paraId="780DC3A5" w14:textId="77777777" w:rsidR="002200D7" w:rsidRDefault="002200D7">
      <w:pPr>
        <w:pStyle w:val="TOC2"/>
        <w:tabs>
          <w:tab w:val="left" w:pos="880"/>
          <w:tab w:val="right" w:leader="dot" w:pos="8630"/>
        </w:tabs>
        <w:rPr>
          <w:ins w:id="8" w:author="Avin Mathew" w:date="2012-08-08T14:23:00Z"/>
          <w:rFonts w:asciiTheme="minorHAnsi" w:eastAsiaTheme="minorEastAsia" w:hAnsiTheme="minorHAnsi" w:cstheme="minorBidi"/>
          <w:noProof/>
          <w:szCs w:val="22"/>
          <w:lang w:val="en-AU" w:eastAsia="en-AU"/>
        </w:rPr>
      </w:pPr>
      <w:ins w:id="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"_Toc332199156"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2.1</w:t>
        </w:r>
        <w:r>
          <w:rPr>
            <w:rFonts w:asciiTheme="minorHAnsi" w:eastAsiaTheme="minorEastAsia" w:hAnsiTheme="minorHAnsi" w:cstheme="minorBidi"/>
            <w:noProof/>
            <w:szCs w:val="22"/>
            <w:lang w:val="en-AU" w:eastAsia="en-AU"/>
          </w:rPr>
          <w:tab/>
        </w:r>
        <w:r w:rsidRPr="00133C97">
          <w:rPr>
            <w:rStyle w:val="Hyperlink"/>
            <w:noProof/>
          </w:rPr>
          <w:t>Interface Model</w:t>
        </w:r>
        <w:r>
          <w:rPr>
            <w:noProof/>
            <w:webHidden/>
          </w:rPr>
          <w:tab/>
        </w:r>
        <w:r>
          <w:rPr>
            <w:noProof/>
            <w:webHidden/>
          </w:rPr>
          <w:fldChar w:fldCharType="begin"/>
        </w:r>
        <w:r>
          <w:rPr>
            <w:noProof/>
            <w:webHidden/>
          </w:rPr>
          <w:instrText xml:space="preserve"> PAGEREF _Toc332199156 \h </w:instrText>
        </w:r>
        <w:r>
          <w:rPr>
            <w:noProof/>
            <w:webHidden/>
          </w:rPr>
        </w:r>
      </w:ins>
      <w:r>
        <w:rPr>
          <w:noProof/>
          <w:webHidden/>
        </w:rPr>
        <w:fldChar w:fldCharType="separate"/>
      </w:r>
      <w:ins w:id="10" w:author="Avin Mathew" w:date="2012-08-08T14:23:00Z">
        <w:r>
          <w:rPr>
            <w:noProof/>
            <w:webHidden/>
          </w:rPr>
          <w:t>7</w:t>
        </w:r>
        <w:r>
          <w:rPr>
            <w:noProof/>
            <w:webHidden/>
          </w:rPr>
          <w:fldChar w:fldCharType="end"/>
        </w:r>
        <w:r w:rsidRPr="00133C97">
          <w:rPr>
            <w:rStyle w:val="Hyperlink"/>
            <w:noProof/>
          </w:rPr>
          <w:fldChar w:fldCharType="end"/>
        </w:r>
      </w:ins>
    </w:p>
    <w:p w14:paraId="4317866E" w14:textId="77777777" w:rsidR="002200D7" w:rsidRDefault="002200D7">
      <w:pPr>
        <w:pStyle w:val="TOC2"/>
        <w:tabs>
          <w:tab w:val="left" w:pos="880"/>
          <w:tab w:val="right" w:leader="dot" w:pos="8630"/>
        </w:tabs>
        <w:rPr>
          <w:ins w:id="11" w:author="Avin Mathew" w:date="2012-08-08T14:23:00Z"/>
          <w:rFonts w:asciiTheme="minorHAnsi" w:eastAsiaTheme="minorEastAsia" w:hAnsiTheme="minorHAnsi" w:cstheme="minorBidi"/>
          <w:noProof/>
          <w:szCs w:val="22"/>
          <w:lang w:val="en-AU" w:eastAsia="en-AU"/>
        </w:rPr>
      </w:pPr>
      <w:ins w:id="1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"_Toc332199157"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2.2</w:t>
        </w:r>
        <w:r>
          <w:rPr>
            <w:rFonts w:asciiTheme="minorHAnsi" w:eastAsiaTheme="minorEastAsia" w:hAnsiTheme="minorHAnsi" w:cstheme="minorBidi"/>
            <w:noProof/>
            <w:szCs w:val="22"/>
            <w:lang w:val="en-AU" w:eastAsia="en-AU"/>
          </w:rPr>
          <w:tab/>
        </w:r>
        <w:r w:rsidRPr="00133C97">
          <w:rPr>
            <w:rStyle w:val="Hyperlink"/>
            <w:noProof/>
          </w:rPr>
          <w:t>Application to Application Data Exchange</w:t>
        </w:r>
        <w:r>
          <w:rPr>
            <w:noProof/>
            <w:webHidden/>
          </w:rPr>
          <w:tab/>
        </w:r>
        <w:r>
          <w:rPr>
            <w:noProof/>
            <w:webHidden/>
          </w:rPr>
          <w:fldChar w:fldCharType="begin"/>
        </w:r>
        <w:r>
          <w:rPr>
            <w:noProof/>
            <w:webHidden/>
          </w:rPr>
          <w:instrText xml:space="preserve"> PAGEREF _Toc332199157 \h </w:instrText>
        </w:r>
        <w:r>
          <w:rPr>
            <w:noProof/>
            <w:webHidden/>
          </w:rPr>
        </w:r>
      </w:ins>
      <w:r>
        <w:rPr>
          <w:noProof/>
          <w:webHidden/>
        </w:rPr>
        <w:fldChar w:fldCharType="separate"/>
      </w:r>
      <w:ins w:id="13" w:author="Avin Mathew" w:date="2012-08-08T14:23:00Z">
        <w:r>
          <w:rPr>
            <w:noProof/>
            <w:webHidden/>
          </w:rPr>
          <w:t>7</w:t>
        </w:r>
        <w:r>
          <w:rPr>
            <w:noProof/>
            <w:webHidden/>
          </w:rPr>
          <w:fldChar w:fldCharType="end"/>
        </w:r>
        <w:r w:rsidRPr="00133C97">
          <w:rPr>
            <w:rStyle w:val="Hyperlink"/>
            <w:noProof/>
          </w:rPr>
          <w:fldChar w:fldCharType="end"/>
        </w:r>
      </w:ins>
    </w:p>
    <w:p w14:paraId="788CFC9B" w14:textId="77777777" w:rsidR="002200D7" w:rsidRDefault="002200D7">
      <w:pPr>
        <w:pStyle w:val="TOC2"/>
        <w:tabs>
          <w:tab w:val="left" w:pos="880"/>
          <w:tab w:val="right" w:leader="dot" w:pos="8630"/>
        </w:tabs>
        <w:rPr>
          <w:ins w:id="14" w:author="Avin Mathew" w:date="2012-08-08T14:23:00Z"/>
          <w:rFonts w:asciiTheme="minorHAnsi" w:eastAsiaTheme="minorEastAsia" w:hAnsiTheme="minorHAnsi" w:cstheme="minorBidi"/>
          <w:noProof/>
          <w:szCs w:val="22"/>
          <w:lang w:val="en-AU" w:eastAsia="en-AU"/>
        </w:rPr>
      </w:pPr>
      <w:ins w:id="1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"_Toc332199158"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2.3</w:t>
        </w:r>
        <w:r>
          <w:rPr>
            <w:rFonts w:asciiTheme="minorHAnsi" w:eastAsiaTheme="minorEastAsia" w:hAnsiTheme="minorHAnsi" w:cstheme="minorBidi"/>
            <w:noProof/>
            <w:szCs w:val="22"/>
            <w:lang w:val="en-AU" w:eastAsia="en-AU"/>
          </w:rPr>
          <w:tab/>
        </w:r>
        <w:r w:rsidRPr="00133C97">
          <w:rPr>
            <w:rStyle w:val="Hyperlink"/>
            <w:noProof/>
          </w:rPr>
          <w:t>Transaction Model</w:t>
        </w:r>
        <w:r>
          <w:rPr>
            <w:noProof/>
            <w:webHidden/>
          </w:rPr>
          <w:tab/>
        </w:r>
        <w:r>
          <w:rPr>
            <w:noProof/>
            <w:webHidden/>
          </w:rPr>
          <w:fldChar w:fldCharType="begin"/>
        </w:r>
        <w:r>
          <w:rPr>
            <w:noProof/>
            <w:webHidden/>
          </w:rPr>
          <w:instrText xml:space="preserve"> PAGEREF _Toc332199158 \h </w:instrText>
        </w:r>
        <w:r>
          <w:rPr>
            <w:noProof/>
            <w:webHidden/>
          </w:rPr>
        </w:r>
      </w:ins>
      <w:r>
        <w:rPr>
          <w:noProof/>
          <w:webHidden/>
        </w:rPr>
        <w:fldChar w:fldCharType="separate"/>
      </w:r>
      <w:ins w:id="16" w:author="Avin Mathew" w:date="2012-08-08T14:23:00Z">
        <w:r>
          <w:rPr>
            <w:noProof/>
            <w:webHidden/>
          </w:rPr>
          <w:t>9</w:t>
        </w:r>
        <w:r>
          <w:rPr>
            <w:noProof/>
            <w:webHidden/>
          </w:rPr>
          <w:fldChar w:fldCharType="end"/>
        </w:r>
        <w:r w:rsidRPr="00133C97">
          <w:rPr>
            <w:rStyle w:val="Hyperlink"/>
            <w:noProof/>
          </w:rPr>
          <w:fldChar w:fldCharType="end"/>
        </w:r>
      </w:ins>
    </w:p>
    <w:p w14:paraId="53C3AD8F" w14:textId="77777777" w:rsidR="002200D7" w:rsidRDefault="002200D7">
      <w:pPr>
        <w:pStyle w:val="TOC2"/>
        <w:tabs>
          <w:tab w:val="left" w:pos="880"/>
          <w:tab w:val="right" w:leader="dot" w:pos="8630"/>
        </w:tabs>
        <w:rPr>
          <w:ins w:id="17" w:author="Avin Mathew" w:date="2012-08-08T14:23:00Z"/>
          <w:rFonts w:asciiTheme="minorHAnsi" w:eastAsiaTheme="minorEastAsia" w:hAnsiTheme="minorHAnsi" w:cstheme="minorBidi"/>
          <w:noProof/>
          <w:szCs w:val="22"/>
          <w:lang w:val="en-AU" w:eastAsia="en-AU"/>
        </w:rPr>
      </w:pPr>
      <w:ins w:id="1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"_Toc332199159"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2.4</w:t>
        </w:r>
        <w:r>
          <w:rPr>
            <w:rFonts w:asciiTheme="minorHAnsi" w:eastAsiaTheme="minorEastAsia" w:hAnsiTheme="minorHAnsi" w:cstheme="minorBidi"/>
            <w:noProof/>
            <w:szCs w:val="22"/>
            <w:lang w:val="en-AU" w:eastAsia="en-AU"/>
          </w:rPr>
          <w:tab/>
        </w:r>
        <w:r w:rsidRPr="00133C97">
          <w:rPr>
            <w:rStyle w:val="Hyperlink"/>
            <w:noProof/>
          </w:rPr>
          <w:t>Communicating Applications</w:t>
        </w:r>
        <w:r>
          <w:rPr>
            <w:noProof/>
            <w:webHidden/>
          </w:rPr>
          <w:tab/>
        </w:r>
        <w:r>
          <w:rPr>
            <w:noProof/>
            <w:webHidden/>
          </w:rPr>
          <w:fldChar w:fldCharType="begin"/>
        </w:r>
        <w:r>
          <w:rPr>
            <w:noProof/>
            <w:webHidden/>
          </w:rPr>
          <w:instrText xml:space="preserve"> PAGEREF _Toc332199159 \h </w:instrText>
        </w:r>
        <w:r>
          <w:rPr>
            <w:noProof/>
            <w:webHidden/>
          </w:rPr>
        </w:r>
      </w:ins>
      <w:r>
        <w:rPr>
          <w:noProof/>
          <w:webHidden/>
        </w:rPr>
        <w:fldChar w:fldCharType="separate"/>
      </w:r>
      <w:ins w:id="19" w:author="Avin Mathew" w:date="2012-08-08T14:23:00Z">
        <w:r>
          <w:rPr>
            <w:noProof/>
            <w:webHidden/>
          </w:rPr>
          <w:t>9</w:t>
        </w:r>
        <w:r>
          <w:rPr>
            <w:noProof/>
            <w:webHidden/>
          </w:rPr>
          <w:fldChar w:fldCharType="end"/>
        </w:r>
        <w:r w:rsidRPr="00133C97">
          <w:rPr>
            <w:rStyle w:val="Hyperlink"/>
            <w:noProof/>
          </w:rPr>
          <w:fldChar w:fldCharType="end"/>
        </w:r>
      </w:ins>
    </w:p>
    <w:p w14:paraId="14E62C7B" w14:textId="77777777" w:rsidR="002200D7" w:rsidRDefault="002200D7">
      <w:pPr>
        <w:pStyle w:val="TOC2"/>
        <w:tabs>
          <w:tab w:val="left" w:pos="880"/>
          <w:tab w:val="right" w:leader="dot" w:pos="8630"/>
        </w:tabs>
        <w:rPr>
          <w:ins w:id="20" w:author="Avin Mathew" w:date="2012-08-08T14:23:00Z"/>
          <w:rFonts w:asciiTheme="minorHAnsi" w:eastAsiaTheme="minorEastAsia" w:hAnsiTheme="minorHAnsi" w:cstheme="minorBidi"/>
          <w:noProof/>
          <w:szCs w:val="22"/>
          <w:lang w:val="en-AU" w:eastAsia="en-AU"/>
        </w:rPr>
      </w:pPr>
      <w:ins w:id="2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2.5</w:t>
        </w:r>
        <w:r>
          <w:rPr>
            <w:rFonts w:asciiTheme="minorHAnsi" w:eastAsiaTheme="minorEastAsia" w:hAnsiTheme="minorHAnsi" w:cstheme="minorBidi"/>
            <w:noProof/>
            <w:szCs w:val="22"/>
            <w:lang w:val="en-AU" w:eastAsia="en-AU"/>
          </w:rPr>
          <w:tab/>
        </w:r>
        <w:r w:rsidRPr="00133C97">
          <w:rPr>
            <w:rStyle w:val="Hyperlink"/>
            <w:noProof/>
          </w:rPr>
          <w:t>Managed Communication Channels</w:t>
        </w:r>
        <w:r>
          <w:rPr>
            <w:noProof/>
            <w:webHidden/>
          </w:rPr>
          <w:tab/>
        </w:r>
        <w:r>
          <w:rPr>
            <w:noProof/>
            <w:webHidden/>
          </w:rPr>
          <w:fldChar w:fldCharType="begin"/>
        </w:r>
        <w:r>
          <w:rPr>
            <w:noProof/>
            <w:webHidden/>
          </w:rPr>
          <w:instrText xml:space="preserve"> PAGEREF _Toc332199160 \h </w:instrText>
        </w:r>
        <w:r>
          <w:rPr>
            <w:noProof/>
            <w:webHidden/>
          </w:rPr>
        </w:r>
      </w:ins>
      <w:r>
        <w:rPr>
          <w:noProof/>
          <w:webHidden/>
        </w:rPr>
        <w:fldChar w:fldCharType="separate"/>
      </w:r>
      <w:ins w:id="22" w:author="Avin Mathew" w:date="2012-08-08T14:23:00Z">
        <w:r>
          <w:rPr>
            <w:noProof/>
            <w:webHidden/>
          </w:rPr>
          <w:t>10</w:t>
        </w:r>
        <w:r>
          <w:rPr>
            <w:noProof/>
            <w:webHidden/>
          </w:rPr>
          <w:fldChar w:fldCharType="end"/>
        </w:r>
        <w:r w:rsidRPr="00133C97">
          <w:rPr>
            <w:rStyle w:val="Hyperlink"/>
            <w:noProof/>
          </w:rPr>
          <w:fldChar w:fldCharType="end"/>
        </w:r>
      </w:ins>
    </w:p>
    <w:p w14:paraId="5D4522E1" w14:textId="77777777" w:rsidR="002200D7" w:rsidRDefault="002200D7">
      <w:pPr>
        <w:pStyle w:val="TOC2"/>
        <w:tabs>
          <w:tab w:val="left" w:pos="880"/>
          <w:tab w:val="right" w:leader="dot" w:pos="8630"/>
        </w:tabs>
        <w:rPr>
          <w:ins w:id="23" w:author="Avin Mathew" w:date="2012-08-08T14:23:00Z"/>
          <w:rFonts w:asciiTheme="minorHAnsi" w:eastAsiaTheme="minorEastAsia" w:hAnsiTheme="minorHAnsi" w:cstheme="minorBidi"/>
          <w:noProof/>
          <w:szCs w:val="22"/>
          <w:lang w:val="en-AU" w:eastAsia="en-AU"/>
        </w:rPr>
      </w:pPr>
      <w:ins w:id="2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2.6</w:t>
        </w:r>
        <w:r>
          <w:rPr>
            <w:rFonts w:asciiTheme="minorHAnsi" w:eastAsiaTheme="minorEastAsia" w:hAnsiTheme="minorHAnsi" w:cstheme="minorBidi"/>
            <w:noProof/>
            <w:szCs w:val="22"/>
            <w:lang w:val="en-AU" w:eastAsia="en-AU"/>
          </w:rPr>
          <w:tab/>
        </w:r>
        <w:r w:rsidRPr="00133C97">
          <w:rPr>
            <w:rStyle w:val="Hyperlink"/>
            <w:noProof/>
          </w:rPr>
          <w:t>ISBM Channel Management Services</w:t>
        </w:r>
        <w:r>
          <w:rPr>
            <w:noProof/>
            <w:webHidden/>
          </w:rPr>
          <w:tab/>
        </w:r>
        <w:r>
          <w:rPr>
            <w:noProof/>
            <w:webHidden/>
          </w:rPr>
          <w:fldChar w:fldCharType="begin"/>
        </w:r>
        <w:r>
          <w:rPr>
            <w:noProof/>
            <w:webHidden/>
          </w:rPr>
          <w:instrText xml:space="preserve"> PAGEREF _Toc332199161 \h </w:instrText>
        </w:r>
        <w:r>
          <w:rPr>
            <w:noProof/>
            <w:webHidden/>
          </w:rPr>
        </w:r>
      </w:ins>
      <w:r>
        <w:rPr>
          <w:noProof/>
          <w:webHidden/>
        </w:rPr>
        <w:fldChar w:fldCharType="separate"/>
      </w:r>
      <w:ins w:id="25" w:author="Avin Mathew" w:date="2012-08-08T14:23:00Z">
        <w:r>
          <w:rPr>
            <w:noProof/>
            <w:webHidden/>
          </w:rPr>
          <w:t>11</w:t>
        </w:r>
        <w:r>
          <w:rPr>
            <w:noProof/>
            <w:webHidden/>
          </w:rPr>
          <w:fldChar w:fldCharType="end"/>
        </w:r>
        <w:r w:rsidRPr="00133C97">
          <w:rPr>
            <w:rStyle w:val="Hyperlink"/>
            <w:noProof/>
          </w:rPr>
          <w:fldChar w:fldCharType="end"/>
        </w:r>
      </w:ins>
    </w:p>
    <w:p w14:paraId="4057F46B" w14:textId="77777777" w:rsidR="002200D7" w:rsidRDefault="002200D7">
      <w:pPr>
        <w:pStyle w:val="TOC2"/>
        <w:tabs>
          <w:tab w:val="left" w:pos="880"/>
          <w:tab w:val="right" w:leader="dot" w:pos="8630"/>
        </w:tabs>
        <w:rPr>
          <w:ins w:id="26" w:author="Avin Mathew" w:date="2012-08-08T14:23:00Z"/>
          <w:rFonts w:asciiTheme="minorHAnsi" w:eastAsiaTheme="minorEastAsia" w:hAnsiTheme="minorHAnsi" w:cstheme="minorBidi"/>
          <w:noProof/>
          <w:szCs w:val="22"/>
          <w:lang w:val="en-AU" w:eastAsia="en-AU"/>
        </w:rPr>
      </w:pPr>
      <w:ins w:id="2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2.7</w:t>
        </w:r>
        <w:r>
          <w:rPr>
            <w:rFonts w:asciiTheme="minorHAnsi" w:eastAsiaTheme="minorEastAsia" w:hAnsiTheme="minorHAnsi" w:cstheme="minorBidi"/>
            <w:noProof/>
            <w:szCs w:val="22"/>
            <w:lang w:val="en-AU" w:eastAsia="en-AU"/>
          </w:rPr>
          <w:tab/>
        </w:r>
        <w:r w:rsidRPr="00133C97">
          <w:rPr>
            <w:rStyle w:val="Hyperlink"/>
            <w:noProof/>
          </w:rPr>
          <w:t>ISBM Notification Services</w:t>
        </w:r>
        <w:r>
          <w:rPr>
            <w:noProof/>
            <w:webHidden/>
          </w:rPr>
          <w:tab/>
        </w:r>
        <w:r>
          <w:rPr>
            <w:noProof/>
            <w:webHidden/>
          </w:rPr>
          <w:fldChar w:fldCharType="begin"/>
        </w:r>
        <w:r>
          <w:rPr>
            <w:noProof/>
            <w:webHidden/>
          </w:rPr>
          <w:instrText xml:space="preserve"> PAGEREF _Toc332199162 \h </w:instrText>
        </w:r>
        <w:r>
          <w:rPr>
            <w:noProof/>
            <w:webHidden/>
          </w:rPr>
        </w:r>
      </w:ins>
      <w:r>
        <w:rPr>
          <w:noProof/>
          <w:webHidden/>
        </w:rPr>
        <w:fldChar w:fldCharType="separate"/>
      </w:r>
      <w:ins w:id="28" w:author="Avin Mathew" w:date="2012-08-08T14:23:00Z">
        <w:r>
          <w:rPr>
            <w:noProof/>
            <w:webHidden/>
          </w:rPr>
          <w:t>12</w:t>
        </w:r>
        <w:r>
          <w:rPr>
            <w:noProof/>
            <w:webHidden/>
          </w:rPr>
          <w:fldChar w:fldCharType="end"/>
        </w:r>
        <w:r w:rsidRPr="00133C97">
          <w:rPr>
            <w:rStyle w:val="Hyperlink"/>
            <w:noProof/>
          </w:rPr>
          <w:fldChar w:fldCharType="end"/>
        </w:r>
      </w:ins>
    </w:p>
    <w:p w14:paraId="09488F2E" w14:textId="77777777" w:rsidR="002200D7" w:rsidRDefault="002200D7">
      <w:pPr>
        <w:pStyle w:val="TOC2"/>
        <w:tabs>
          <w:tab w:val="left" w:pos="880"/>
          <w:tab w:val="right" w:leader="dot" w:pos="8630"/>
        </w:tabs>
        <w:rPr>
          <w:ins w:id="29" w:author="Avin Mathew" w:date="2012-08-08T14:23:00Z"/>
          <w:rFonts w:asciiTheme="minorHAnsi" w:eastAsiaTheme="minorEastAsia" w:hAnsiTheme="minorHAnsi" w:cstheme="minorBidi"/>
          <w:noProof/>
          <w:szCs w:val="22"/>
          <w:lang w:val="en-AU" w:eastAsia="en-AU"/>
        </w:rPr>
      </w:pPr>
      <w:ins w:id="3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2.8</w:t>
        </w:r>
        <w:r>
          <w:rPr>
            <w:rFonts w:asciiTheme="minorHAnsi" w:eastAsiaTheme="minorEastAsia" w:hAnsiTheme="minorHAnsi" w:cstheme="minorBidi"/>
            <w:noProof/>
            <w:szCs w:val="22"/>
            <w:lang w:val="en-AU" w:eastAsia="en-AU"/>
          </w:rPr>
          <w:tab/>
        </w:r>
        <w:r w:rsidRPr="00133C97">
          <w:rPr>
            <w:rStyle w:val="Hyperlink"/>
            <w:noProof/>
          </w:rPr>
          <w:t>ISBM Publish-Subscribe Services</w:t>
        </w:r>
        <w:r>
          <w:rPr>
            <w:noProof/>
            <w:webHidden/>
          </w:rPr>
          <w:tab/>
        </w:r>
        <w:r>
          <w:rPr>
            <w:noProof/>
            <w:webHidden/>
          </w:rPr>
          <w:fldChar w:fldCharType="begin"/>
        </w:r>
        <w:r>
          <w:rPr>
            <w:noProof/>
            <w:webHidden/>
          </w:rPr>
          <w:instrText xml:space="preserve"> PAGEREF _Toc332199163 \h </w:instrText>
        </w:r>
        <w:r>
          <w:rPr>
            <w:noProof/>
            <w:webHidden/>
          </w:rPr>
        </w:r>
      </w:ins>
      <w:r>
        <w:rPr>
          <w:noProof/>
          <w:webHidden/>
        </w:rPr>
        <w:fldChar w:fldCharType="separate"/>
      </w:r>
      <w:ins w:id="31" w:author="Avin Mathew" w:date="2012-08-08T14:23:00Z">
        <w:r>
          <w:rPr>
            <w:noProof/>
            <w:webHidden/>
          </w:rPr>
          <w:t>12</w:t>
        </w:r>
        <w:r>
          <w:rPr>
            <w:noProof/>
            <w:webHidden/>
          </w:rPr>
          <w:fldChar w:fldCharType="end"/>
        </w:r>
        <w:r w:rsidRPr="00133C97">
          <w:rPr>
            <w:rStyle w:val="Hyperlink"/>
            <w:noProof/>
          </w:rPr>
          <w:fldChar w:fldCharType="end"/>
        </w:r>
      </w:ins>
    </w:p>
    <w:p w14:paraId="3FA9972D" w14:textId="77777777" w:rsidR="002200D7" w:rsidRDefault="002200D7">
      <w:pPr>
        <w:pStyle w:val="TOC3"/>
        <w:tabs>
          <w:tab w:val="left" w:pos="1320"/>
          <w:tab w:val="right" w:leader="dot" w:pos="8630"/>
        </w:tabs>
        <w:rPr>
          <w:ins w:id="32" w:author="Avin Mathew" w:date="2012-08-08T14:23:00Z"/>
          <w:rFonts w:asciiTheme="minorHAnsi" w:eastAsiaTheme="minorEastAsia" w:hAnsiTheme="minorHAnsi" w:cstheme="minorBidi"/>
          <w:noProof/>
          <w:szCs w:val="22"/>
          <w:lang w:val="en-AU" w:eastAsia="en-AU"/>
        </w:rPr>
      </w:pPr>
      <w:ins w:id="3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2.8.1</w:t>
        </w:r>
        <w:r>
          <w:rPr>
            <w:rFonts w:asciiTheme="minorHAnsi" w:eastAsiaTheme="minorEastAsia" w:hAnsiTheme="minorHAnsi" w:cstheme="minorBidi"/>
            <w:noProof/>
            <w:szCs w:val="22"/>
            <w:lang w:val="en-AU" w:eastAsia="en-AU"/>
          </w:rPr>
          <w:tab/>
        </w:r>
        <w:r w:rsidRPr="00133C97">
          <w:rPr>
            <w:rStyle w:val="Hyperlink"/>
            <w:noProof/>
          </w:rPr>
          <w:t>Publish-Subscribe with Notification Example</w:t>
        </w:r>
        <w:r>
          <w:rPr>
            <w:noProof/>
            <w:webHidden/>
          </w:rPr>
          <w:tab/>
        </w:r>
        <w:r>
          <w:rPr>
            <w:noProof/>
            <w:webHidden/>
          </w:rPr>
          <w:fldChar w:fldCharType="begin"/>
        </w:r>
        <w:r>
          <w:rPr>
            <w:noProof/>
            <w:webHidden/>
          </w:rPr>
          <w:instrText xml:space="preserve"> PAGEREF _Toc332199164 \h </w:instrText>
        </w:r>
        <w:r>
          <w:rPr>
            <w:noProof/>
            <w:webHidden/>
          </w:rPr>
        </w:r>
      </w:ins>
      <w:r>
        <w:rPr>
          <w:noProof/>
          <w:webHidden/>
        </w:rPr>
        <w:fldChar w:fldCharType="separate"/>
      </w:r>
      <w:ins w:id="34" w:author="Avin Mathew" w:date="2012-08-08T14:23:00Z">
        <w:r>
          <w:rPr>
            <w:noProof/>
            <w:webHidden/>
          </w:rPr>
          <w:t>12</w:t>
        </w:r>
        <w:r>
          <w:rPr>
            <w:noProof/>
            <w:webHidden/>
          </w:rPr>
          <w:fldChar w:fldCharType="end"/>
        </w:r>
        <w:r w:rsidRPr="00133C97">
          <w:rPr>
            <w:rStyle w:val="Hyperlink"/>
            <w:noProof/>
          </w:rPr>
          <w:fldChar w:fldCharType="end"/>
        </w:r>
      </w:ins>
    </w:p>
    <w:p w14:paraId="68196D6A" w14:textId="77777777" w:rsidR="002200D7" w:rsidRDefault="002200D7">
      <w:pPr>
        <w:pStyle w:val="TOC3"/>
        <w:tabs>
          <w:tab w:val="left" w:pos="1320"/>
          <w:tab w:val="right" w:leader="dot" w:pos="8630"/>
        </w:tabs>
        <w:rPr>
          <w:ins w:id="35" w:author="Avin Mathew" w:date="2012-08-08T14:23:00Z"/>
          <w:rFonts w:asciiTheme="minorHAnsi" w:eastAsiaTheme="minorEastAsia" w:hAnsiTheme="minorHAnsi" w:cstheme="minorBidi"/>
          <w:noProof/>
          <w:szCs w:val="22"/>
          <w:lang w:val="en-AU" w:eastAsia="en-AU"/>
        </w:rPr>
      </w:pPr>
      <w:ins w:id="3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2.8.2</w:t>
        </w:r>
        <w:r>
          <w:rPr>
            <w:rFonts w:asciiTheme="minorHAnsi" w:eastAsiaTheme="minorEastAsia" w:hAnsiTheme="minorHAnsi" w:cstheme="minorBidi"/>
            <w:noProof/>
            <w:szCs w:val="22"/>
            <w:lang w:val="en-AU" w:eastAsia="en-AU"/>
          </w:rPr>
          <w:tab/>
        </w:r>
        <w:r w:rsidRPr="00133C97">
          <w:rPr>
            <w:rStyle w:val="Hyperlink"/>
            <w:noProof/>
          </w:rPr>
          <w:t>Publish-Subscribe without Notification Example</w:t>
        </w:r>
        <w:r>
          <w:rPr>
            <w:noProof/>
            <w:webHidden/>
          </w:rPr>
          <w:tab/>
        </w:r>
        <w:r>
          <w:rPr>
            <w:noProof/>
            <w:webHidden/>
          </w:rPr>
          <w:fldChar w:fldCharType="begin"/>
        </w:r>
        <w:r>
          <w:rPr>
            <w:noProof/>
            <w:webHidden/>
          </w:rPr>
          <w:instrText xml:space="preserve"> PAGEREF _Toc332199165 \h </w:instrText>
        </w:r>
        <w:r>
          <w:rPr>
            <w:noProof/>
            <w:webHidden/>
          </w:rPr>
        </w:r>
      </w:ins>
      <w:r>
        <w:rPr>
          <w:noProof/>
          <w:webHidden/>
        </w:rPr>
        <w:fldChar w:fldCharType="separate"/>
      </w:r>
      <w:ins w:id="37" w:author="Avin Mathew" w:date="2012-08-08T14:23:00Z">
        <w:r>
          <w:rPr>
            <w:noProof/>
            <w:webHidden/>
          </w:rPr>
          <w:t>14</w:t>
        </w:r>
        <w:r>
          <w:rPr>
            <w:noProof/>
            <w:webHidden/>
          </w:rPr>
          <w:fldChar w:fldCharType="end"/>
        </w:r>
        <w:r w:rsidRPr="00133C97">
          <w:rPr>
            <w:rStyle w:val="Hyperlink"/>
            <w:noProof/>
          </w:rPr>
          <w:fldChar w:fldCharType="end"/>
        </w:r>
      </w:ins>
    </w:p>
    <w:p w14:paraId="32877412" w14:textId="77777777" w:rsidR="002200D7" w:rsidRDefault="002200D7">
      <w:pPr>
        <w:pStyle w:val="TOC3"/>
        <w:tabs>
          <w:tab w:val="left" w:pos="1320"/>
          <w:tab w:val="right" w:leader="dot" w:pos="8630"/>
        </w:tabs>
        <w:rPr>
          <w:ins w:id="38" w:author="Avin Mathew" w:date="2012-08-08T14:23:00Z"/>
          <w:rFonts w:asciiTheme="minorHAnsi" w:eastAsiaTheme="minorEastAsia" w:hAnsiTheme="minorHAnsi" w:cstheme="minorBidi"/>
          <w:noProof/>
          <w:szCs w:val="22"/>
          <w:lang w:val="en-AU" w:eastAsia="en-AU"/>
        </w:rPr>
      </w:pPr>
      <w:ins w:id="3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2.8.3</w:t>
        </w:r>
        <w:r>
          <w:rPr>
            <w:rFonts w:asciiTheme="minorHAnsi" w:eastAsiaTheme="minorEastAsia" w:hAnsiTheme="minorHAnsi" w:cstheme="minorBidi"/>
            <w:noProof/>
            <w:szCs w:val="22"/>
            <w:lang w:val="en-AU" w:eastAsia="en-AU"/>
          </w:rPr>
          <w:tab/>
        </w:r>
        <w:r w:rsidRPr="00133C97">
          <w:rPr>
            <w:rStyle w:val="Hyperlink"/>
            <w:noProof/>
          </w:rPr>
          <w:t>Publish-Subscribe with Multiple Providers Example</w:t>
        </w:r>
        <w:r>
          <w:rPr>
            <w:noProof/>
            <w:webHidden/>
          </w:rPr>
          <w:tab/>
        </w:r>
        <w:r>
          <w:rPr>
            <w:noProof/>
            <w:webHidden/>
          </w:rPr>
          <w:fldChar w:fldCharType="begin"/>
        </w:r>
        <w:r>
          <w:rPr>
            <w:noProof/>
            <w:webHidden/>
          </w:rPr>
          <w:instrText xml:space="preserve"> PAGEREF _Toc332199166 \h </w:instrText>
        </w:r>
        <w:r>
          <w:rPr>
            <w:noProof/>
            <w:webHidden/>
          </w:rPr>
        </w:r>
      </w:ins>
      <w:r>
        <w:rPr>
          <w:noProof/>
          <w:webHidden/>
        </w:rPr>
        <w:fldChar w:fldCharType="separate"/>
      </w:r>
      <w:ins w:id="40" w:author="Avin Mathew" w:date="2012-08-08T14:23:00Z">
        <w:r>
          <w:rPr>
            <w:noProof/>
            <w:webHidden/>
          </w:rPr>
          <w:t>16</w:t>
        </w:r>
        <w:r>
          <w:rPr>
            <w:noProof/>
            <w:webHidden/>
          </w:rPr>
          <w:fldChar w:fldCharType="end"/>
        </w:r>
        <w:r w:rsidRPr="00133C97">
          <w:rPr>
            <w:rStyle w:val="Hyperlink"/>
            <w:noProof/>
          </w:rPr>
          <w:fldChar w:fldCharType="end"/>
        </w:r>
      </w:ins>
    </w:p>
    <w:p w14:paraId="117C93FC" w14:textId="77777777" w:rsidR="002200D7" w:rsidRDefault="002200D7">
      <w:pPr>
        <w:pStyle w:val="TOC3"/>
        <w:tabs>
          <w:tab w:val="left" w:pos="1320"/>
          <w:tab w:val="right" w:leader="dot" w:pos="8630"/>
        </w:tabs>
        <w:rPr>
          <w:ins w:id="41" w:author="Avin Mathew" w:date="2012-08-08T14:23:00Z"/>
          <w:rFonts w:asciiTheme="minorHAnsi" w:eastAsiaTheme="minorEastAsia" w:hAnsiTheme="minorHAnsi" w:cstheme="minorBidi"/>
          <w:noProof/>
          <w:szCs w:val="22"/>
          <w:lang w:val="en-AU" w:eastAsia="en-AU"/>
        </w:rPr>
      </w:pPr>
      <w:ins w:id="4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2.8.4</w:t>
        </w:r>
        <w:r>
          <w:rPr>
            <w:rFonts w:asciiTheme="minorHAnsi" w:eastAsiaTheme="minorEastAsia" w:hAnsiTheme="minorHAnsi" w:cstheme="minorBidi"/>
            <w:noProof/>
            <w:szCs w:val="22"/>
            <w:lang w:val="en-AU" w:eastAsia="en-AU"/>
          </w:rPr>
          <w:tab/>
        </w:r>
        <w:r w:rsidRPr="00133C97">
          <w:rPr>
            <w:rStyle w:val="Hyperlink"/>
            <w:noProof/>
          </w:rPr>
          <w:t>Publish-Subscribe with Expiry Example</w:t>
        </w:r>
        <w:r>
          <w:rPr>
            <w:noProof/>
            <w:webHidden/>
          </w:rPr>
          <w:tab/>
        </w:r>
        <w:r>
          <w:rPr>
            <w:noProof/>
            <w:webHidden/>
          </w:rPr>
          <w:fldChar w:fldCharType="begin"/>
        </w:r>
        <w:r>
          <w:rPr>
            <w:noProof/>
            <w:webHidden/>
          </w:rPr>
          <w:instrText xml:space="preserve"> PAGEREF _Toc332199167 \h </w:instrText>
        </w:r>
        <w:r>
          <w:rPr>
            <w:noProof/>
            <w:webHidden/>
          </w:rPr>
        </w:r>
      </w:ins>
      <w:r>
        <w:rPr>
          <w:noProof/>
          <w:webHidden/>
        </w:rPr>
        <w:fldChar w:fldCharType="separate"/>
      </w:r>
      <w:ins w:id="43" w:author="Avin Mathew" w:date="2012-08-08T14:23:00Z">
        <w:r>
          <w:rPr>
            <w:noProof/>
            <w:webHidden/>
          </w:rPr>
          <w:t>16</w:t>
        </w:r>
        <w:r>
          <w:rPr>
            <w:noProof/>
            <w:webHidden/>
          </w:rPr>
          <w:fldChar w:fldCharType="end"/>
        </w:r>
        <w:r w:rsidRPr="00133C97">
          <w:rPr>
            <w:rStyle w:val="Hyperlink"/>
            <w:noProof/>
          </w:rPr>
          <w:fldChar w:fldCharType="end"/>
        </w:r>
      </w:ins>
    </w:p>
    <w:p w14:paraId="7345DBEC" w14:textId="77777777" w:rsidR="002200D7" w:rsidRDefault="002200D7">
      <w:pPr>
        <w:pStyle w:val="TOC2"/>
        <w:tabs>
          <w:tab w:val="left" w:pos="880"/>
          <w:tab w:val="right" w:leader="dot" w:pos="8630"/>
        </w:tabs>
        <w:rPr>
          <w:ins w:id="44" w:author="Avin Mathew" w:date="2012-08-08T14:23:00Z"/>
          <w:rFonts w:asciiTheme="minorHAnsi" w:eastAsiaTheme="minorEastAsia" w:hAnsiTheme="minorHAnsi" w:cstheme="minorBidi"/>
          <w:noProof/>
          <w:szCs w:val="22"/>
          <w:lang w:val="en-AU" w:eastAsia="en-AU"/>
        </w:rPr>
      </w:pPr>
      <w:ins w:id="4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2.9</w:t>
        </w:r>
        <w:r>
          <w:rPr>
            <w:rFonts w:asciiTheme="minorHAnsi" w:eastAsiaTheme="minorEastAsia" w:hAnsiTheme="minorHAnsi" w:cstheme="minorBidi"/>
            <w:noProof/>
            <w:szCs w:val="22"/>
            <w:lang w:val="en-AU" w:eastAsia="en-AU"/>
          </w:rPr>
          <w:tab/>
        </w:r>
        <w:r w:rsidRPr="00133C97">
          <w:rPr>
            <w:rStyle w:val="Hyperlink"/>
            <w:noProof/>
          </w:rPr>
          <w:t>ISBM Request and Response Channel Services</w:t>
        </w:r>
        <w:r>
          <w:rPr>
            <w:noProof/>
            <w:webHidden/>
          </w:rPr>
          <w:tab/>
        </w:r>
        <w:r>
          <w:rPr>
            <w:noProof/>
            <w:webHidden/>
          </w:rPr>
          <w:fldChar w:fldCharType="begin"/>
        </w:r>
        <w:r>
          <w:rPr>
            <w:noProof/>
            <w:webHidden/>
          </w:rPr>
          <w:instrText xml:space="preserve"> PAGEREF _Toc332199168 \h </w:instrText>
        </w:r>
        <w:r>
          <w:rPr>
            <w:noProof/>
            <w:webHidden/>
          </w:rPr>
        </w:r>
      </w:ins>
      <w:r>
        <w:rPr>
          <w:noProof/>
          <w:webHidden/>
        </w:rPr>
        <w:fldChar w:fldCharType="separate"/>
      </w:r>
      <w:ins w:id="46" w:author="Avin Mathew" w:date="2012-08-08T14:23:00Z">
        <w:r>
          <w:rPr>
            <w:noProof/>
            <w:webHidden/>
          </w:rPr>
          <w:t>18</w:t>
        </w:r>
        <w:r>
          <w:rPr>
            <w:noProof/>
            <w:webHidden/>
          </w:rPr>
          <w:fldChar w:fldCharType="end"/>
        </w:r>
        <w:r w:rsidRPr="00133C97">
          <w:rPr>
            <w:rStyle w:val="Hyperlink"/>
            <w:noProof/>
          </w:rPr>
          <w:fldChar w:fldCharType="end"/>
        </w:r>
      </w:ins>
    </w:p>
    <w:p w14:paraId="5A12E179" w14:textId="77777777" w:rsidR="002200D7" w:rsidRDefault="002200D7">
      <w:pPr>
        <w:pStyle w:val="TOC3"/>
        <w:tabs>
          <w:tab w:val="left" w:pos="1320"/>
          <w:tab w:val="right" w:leader="dot" w:pos="8630"/>
        </w:tabs>
        <w:rPr>
          <w:ins w:id="47" w:author="Avin Mathew" w:date="2012-08-08T14:23:00Z"/>
          <w:rFonts w:asciiTheme="minorHAnsi" w:eastAsiaTheme="minorEastAsia" w:hAnsiTheme="minorHAnsi" w:cstheme="minorBidi"/>
          <w:noProof/>
          <w:szCs w:val="22"/>
          <w:lang w:val="en-AU" w:eastAsia="en-AU"/>
        </w:rPr>
      </w:pPr>
      <w:ins w:id="4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"_Toc332199169"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2.9.1</w:t>
        </w:r>
        <w:r>
          <w:rPr>
            <w:rFonts w:asciiTheme="minorHAnsi" w:eastAsiaTheme="minorEastAsia" w:hAnsiTheme="minorHAnsi" w:cstheme="minorBidi"/>
            <w:noProof/>
            <w:szCs w:val="22"/>
            <w:lang w:val="en-AU" w:eastAsia="en-AU"/>
          </w:rPr>
          <w:tab/>
        </w:r>
        <w:r w:rsidRPr="00133C97">
          <w:rPr>
            <w:rStyle w:val="Hyperlink"/>
            <w:noProof/>
          </w:rPr>
          <w:t>Request-Response with Notification Example</w:t>
        </w:r>
        <w:r>
          <w:rPr>
            <w:noProof/>
            <w:webHidden/>
          </w:rPr>
          <w:tab/>
        </w:r>
        <w:r>
          <w:rPr>
            <w:noProof/>
            <w:webHidden/>
          </w:rPr>
          <w:fldChar w:fldCharType="begin"/>
        </w:r>
        <w:r>
          <w:rPr>
            <w:noProof/>
            <w:webHidden/>
          </w:rPr>
          <w:instrText xml:space="preserve"> PAGEREF _Toc332199169 \h </w:instrText>
        </w:r>
        <w:r>
          <w:rPr>
            <w:noProof/>
            <w:webHidden/>
          </w:rPr>
        </w:r>
      </w:ins>
      <w:r>
        <w:rPr>
          <w:noProof/>
          <w:webHidden/>
        </w:rPr>
        <w:fldChar w:fldCharType="separate"/>
      </w:r>
      <w:ins w:id="49" w:author="Avin Mathew" w:date="2012-08-08T14:23:00Z">
        <w:r>
          <w:rPr>
            <w:noProof/>
            <w:webHidden/>
          </w:rPr>
          <w:t>19</w:t>
        </w:r>
        <w:r>
          <w:rPr>
            <w:noProof/>
            <w:webHidden/>
          </w:rPr>
          <w:fldChar w:fldCharType="end"/>
        </w:r>
        <w:r w:rsidRPr="00133C97">
          <w:rPr>
            <w:rStyle w:val="Hyperlink"/>
            <w:noProof/>
          </w:rPr>
          <w:fldChar w:fldCharType="end"/>
        </w:r>
      </w:ins>
    </w:p>
    <w:p w14:paraId="2160B8CC" w14:textId="77777777" w:rsidR="002200D7" w:rsidRDefault="002200D7">
      <w:pPr>
        <w:pStyle w:val="TOC3"/>
        <w:tabs>
          <w:tab w:val="left" w:pos="1320"/>
          <w:tab w:val="right" w:leader="dot" w:pos="8630"/>
        </w:tabs>
        <w:rPr>
          <w:ins w:id="50" w:author="Avin Mathew" w:date="2012-08-08T14:23:00Z"/>
          <w:rFonts w:asciiTheme="minorHAnsi" w:eastAsiaTheme="minorEastAsia" w:hAnsiTheme="minorHAnsi" w:cstheme="minorBidi"/>
          <w:noProof/>
          <w:szCs w:val="22"/>
          <w:lang w:val="en-AU" w:eastAsia="en-AU"/>
        </w:rPr>
      </w:pPr>
      <w:ins w:id="5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2.9.2</w:t>
        </w:r>
        <w:r>
          <w:rPr>
            <w:rFonts w:asciiTheme="minorHAnsi" w:eastAsiaTheme="minorEastAsia" w:hAnsiTheme="minorHAnsi" w:cstheme="minorBidi"/>
            <w:noProof/>
            <w:szCs w:val="22"/>
            <w:lang w:val="en-AU" w:eastAsia="en-AU"/>
          </w:rPr>
          <w:tab/>
        </w:r>
        <w:r w:rsidRPr="00133C97">
          <w:rPr>
            <w:rStyle w:val="Hyperlink"/>
            <w:noProof/>
          </w:rPr>
          <w:t>Request-Response without Notification Example</w:t>
        </w:r>
        <w:r>
          <w:rPr>
            <w:noProof/>
            <w:webHidden/>
          </w:rPr>
          <w:tab/>
        </w:r>
        <w:r>
          <w:rPr>
            <w:noProof/>
            <w:webHidden/>
          </w:rPr>
          <w:fldChar w:fldCharType="begin"/>
        </w:r>
        <w:r>
          <w:rPr>
            <w:noProof/>
            <w:webHidden/>
          </w:rPr>
          <w:instrText xml:space="preserve"> PAGEREF _Toc332199170 \h </w:instrText>
        </w:r>
        <w:r>
          <w:rPr>
            <w:noProof/>
            <w:webHidden/>
          </w:rPr>
        </w:r>
      </w:ins>
      <w:r>
        <w:rPr>
          <w:noProof/>
          <w:webHidden/>
        </w:rPr>
        <w:fldChar w:fldCharType="separate"/>
      </w:r>
      <w:ins w:id="52" w:author="Avin Mathew" w:date="2012-08-08T14:23:00Z">
        <w:r>
          <w:rPr>
            <w:noProof/>
            <w:webHidden/>
          </w:rPr>
          <w:t>19</w:t>
        </w:r>
        <w:r>
          <w:rPr>
            <w:noProof/>
            <w:webHidden/>
          </w:rPr>
          <w:fldChar w:fldCharType="end"/>
        </w:r>
        <w:r w:rsidRPr="00133C97">
          <w:rPr>
            <w:rStyle w:val="Hyperlink"/>
            <w:noProof/>
          </w:rPr>
          <w:fldChar w:fldCharType="end"/>
        </w:r>
      </w:ins>
    </w:p>
    <w:p w14:paraId="169E3BC9" w14:textId="77777777" w:rsidR="002200D7" w:rsidRDefault="002200D7">
      <w:pPr>
        <w:pStyle w:val="TOC3"/>
        <w:tabs>
          <w:tab w:val="left" w:pos="1320"/>
          <w:tab w:val="right" w:leader="dot" w:pos="8630"/>
        </w:tabs>
        <w:rPr>
          <w:ins w:id="53" w:author="Avin Mathew" w:date="2012-08-08T14:23:00Z"/>
          <w:rFonts w:asciiTheme="minorHAnsi" w:eastAsiaTheme="minorEastAsia" w:hAnsiTheme="minorHAnsi" w:cstheme="minorBidi"/>
          <w:noProof/>
          <w:szCs w:val="22"/>
          <w:lang w:val="en-AU" w:eastAsia="en-AU"/>
        </w:rPr>
      </w:pPr>
      <w:ins w:id="5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2.9.3</w:t>
        </w:r>
        <w:r>
          <w:rPr>
            <w:rFonts w:asciiTheme="minorHAnsi" w:eastAsiaTheme="minorEastAsia" w:hAnsiTheme="minorHAnsi" w:cstheme="minorBidi"/>
            <w:noProof/>
            <w:szCs w:val="22"/>
            <w:lang w:val="en-AU" w:eastAsia="en-AU"/>
          </w:rPr>
          <w:tab/>
        </w:r>
        <w:r w:rsidRPr="00133C97">
          <w:rPr>
            <w:rStyle w:val="Hyperlink"/>
            <w:noProof/>
          </w:rPr>
          <w:t>Request-Response with Multiple Providers Example</w:t>
        </w:r>
        <w:r>
          <w:rPr>
            <w:noProof/>
            <w:webHidden/>
          </w:rPr>
          <w:tab/>
        </w:r>
        <w:r>
          <w:rPr>
            <w:noProof/>
            <w:webHidden/>
          </w:rPr>
          <w:fldChar w:fldCharType="begin"/>
        </w:r>
        <w:r>
          <w:rPr>
            <w:noProof/>
            <w:webHidden/>
          </w:rPr>
          <w:instrText xml:space="preserve"> PAGEREF _Toc332199171 \h </w:instrText>
        </w:r>
        <w:r>
          <w:rPr>
            <w:noProof/>
            <w:webHidden/>
          </w:rPr>
        </w:r>
      </w:ins>
      <w:r>
        <w:rPr>
          <w:noProof/>
          <w:webHidden/>
        </w:rPr>
        <w:fldChar w:fldCharType="separate"/>
      </w:r>
      <w:ins w:id="55" w:author="Avin Mathew" w:date="2012-08-08T14:23:00Z">
        <w:r>
          <w:rPr>
            <w:noProof/>
            <w:webHidden/>
          </w:rPr>
          <w:t>20</w:t>
        </w:r>
        <w:r>
          <w:rPr>
            <w:noProof/>
            <w:webHidden/>
          </w:rPr>
          <w:fldChar w:fldCharType="end"/>
        </w:r>
        <w:r w:rsidRPr="00133C97">
          <w:rPr>
            <w:rStyle w:val="Hyperlink"/>
            <w:noProof/>
          </w:rPr>
          <w:fldChar w:fldCharType="end"/>
        </w:r>
      </w:ins>
    </w:p>
    <w:p w14:paraId="4F68410C" w14:textId="77777777" w:rsidR="002200D7" w:rsidRDefault="002200D7">
      <w:pPr>
        <w:pStyle w:val="TOC1"/>
        <w:tabs>
          <w:tab w:val="left" w:pos="440"/>
        </w:tabs>
        <w:rPr>
          <w:ins w:id="56" w:author="Avin Mathew" w:date="2012-08-08T14:23:00Z"/>
          <w:rFonts w:asciiTheme="minorHAnsi" w:eastAsiaTheme="minorEastAsia" w:hAnsiTheme="minorHAnsi" w:cstheme="minorBidi"/>
          <w:noProof/>
          <w:szCs w:val="22"/>
          <w:lang w:val="en-AU" w:eastAsia="en-AU"/>
        </w:rPr>
      </w:pPr>
      <w:ins w:id="5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w:t>
        </w:r>
        <w:r>
          <w:rPr>
            <w:rFonts w:asciiTheme="minorHAnsi" w:eastAsiaTheme="minorEastAsia" w:hAnsiTheme="minorHAnsi" w:cstheme="minorBidi"/>
            <w:noProof/>
            <w:szCs w:val="22"/>
            <w:lang w:val="en-AU" w:eastAsia="en-AU"/>
          </w:rPr>
          <w:tab/>
        </w:r>
        <w:r w:rsidRPr="00133C97">
          <w:rPr>
            <w:rStyle w:val="Hyperlink"/>
            <w:noProof/>
          </w:rPr>
          <w:t>ISBM Technical Requirements</w:t>
        </w:r>
        <w:r>
          <w:rPr>
            <w:noProof/>
            <w:webHidden/>
          </w:rPr>
          <w:tab/>
        </w:r>
        <w:r>
          <w:rPr>
            <w:noProof/>
            <w:webHidden/>
          </w:rPr>
          <w:fldChar w:fldCharType="begin"/>
        </w:r>
        <w:r>
          <w:rPr>
            <w:noProof/>
            <w:webHidden/>
          </w:rPr>
          <w:instrText xml:space="preserve"> PAGEREF _Toc332199172 \h </w:instrText>
        </w:r>
        <w:r>
          <w:rPr>
            <w:noProof/>
            <w:webHidden/>
          </w:rPr>
        </w:r>
      </w:ins>
      <w:r>
        <w:rPr>
          <w:noProof/>
          <w:webHidden/>
        </w:rPr>
        <w:fldChar w:fldCharType="separate"/>
      </w:r>
      <w:ins w:id="58" w:author="Avin Mathew" w:date="2012-08-08T14:23:00Z">
        <w:r>
          <w:rPr>
            <w:noProof/>
            <w:webHidden/>
          </w:rPr>
          <w:t>22</w:t>
        </w:r>
        <w:r>
          <w:rPr>
            <w:noProof/>
            <w:webHidden/>
          </w:rPr>
          <w:fldChar w:fldCharType="end"/>
        </w:r>
        <w:r w:rsidRPr="00133C97">
          <w:rPr>
            <w:rStyle w:val="Hyperlink"/>
            <w:noProof/>
          </w:rPr>
          <w:fldChar w:fldCharType="end"/>
        </w:r>
      </w:ins>
    </w:p>
    <w:p w14:paraId="6D943795" w14:textId="77777777" w:rsidR="002200D7" w:rsidRDefault="002200D7">
      <w:pPr>
        <w:pStyle w:val="TOC2"/>
        <w:tabs>
          <w:tab w:val="left" w:pos="880"/>
          <w:tab w:val="right" w:leader="dot" w:pos="8630"/>
        </w:tabs>
        <w:rPr>
          <w:ins w:id="59" w:author="Avin Mathew" w:date="2012-08-08T14:23:00Z"/>
          <w:rFonts w:asciiTheme="minorHAnsi" w:eastAsiaTheme="minorEastAsia" w:hAnsiTheme="minorHAnsi" w:cstheme="minorBidi"/>
          <w:noProof/>
          <w:szCs w:val="22"/>
          <w:lang w:val="en-AU" w:eastAsia="en-AU"/>
        </w:rPr>
      </w:pPr>
      <w:ins w:id="6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3.1</w:t>
        </w:r>
        <w:r>
          <w:rPr>
            <w:rFonts w:asciiTheme="minorHAnsi" w:eastAsiaTheme="minorEastAsia" w:hAnsiTheme="minorHAnsi" w:cstheme="minorBidi"/>
            <w:noProof/>
            <w:szCs w:val="22"/>
            <w:lang w:val="en-AU" w:eastAsia="en-AU"/>
          </w:rPr>
          <w:tab/>
        </w:r>
        <w:r w:rsidRPr="00133C97">
          <w:rPr>
            <w:rStyle w:val="Hyperlink"/>
            <w:noProof/>
          </w:rPr>
          <w:t>Channel URIs</w:t>
        </w:r>
        <w:r>
          <w:rPr>
            <w:noProof/>
            <w:webHidden/>
          </w:rPr>
          <w:tab/>
        </w:r>
        <w:r>
          <w:rPr>
            <w:noProof/>
            <w:webHidden/>
          </w:rPr>
          <w:fldChar w:fldCharType="begin"/>
        </w:r>
        <w:r>
          <w:rPr>
            <w:noProof/>
            <w:webHidden/>
          </w:rPr>
          <w:instrText xml:space="preserve"> PAGEREF _Toc332199173 \h </w:instrText>
        </w:r>
        <w:r>
          <w:rPr>
            <w:noProof/>
            <w:webHidden/>
          </w:rPr>
        </w:r>
      </w:ins>
      <w:r>
        <w:rPr>
          <w:noProof/>
          <w:webHidden/>
        </w:rPr>
        <w:fldChar w:fldCharType="separate"/>
      </w:r>
      <w:ins w:id="61" w:author="Avin Mathew" w:date="2012-08-08T14:23:00Z">
        <w:r>
          <w:rPr>
            <w:noProof/>
            <w:webHidden/>
          </w:rPr>
          <w:t>22</w:t>
        </w:r>
        <w:r>
          <w:rPr>
            <w:noProof/>
            <w:webHidden/>
          </w:rPr>
          <w:fldChar w:fldCharType="end"/>
        </w:r>
        <w:r w:rsidRPr="00133C97">
          <w:rPr>
            <w:rStyle w:val="Hyperlink"/>
            <w:noProof/>
          </w:rPr>
          <w:fldChar w:fldCharType="end"/>
        </w:r>
      </w:ins>
    </w:p>
    <w:p w14:paraId="6A25413E" w14:textId="77777777" w:rsidR="002200D7" w:rsidRDefault="002200D7">
      <w:pPr>
        <w:pStyle w:val="TOC3"/>
        <w:tabs>
          <w:tab w:val="left" w:pos="1320"/>
          <w:tab w:val="right" w:leader="dot" w:pos="8630"/>
        </w:tabs>
        <w:rPr>
          <w:ins w:id="62" w:author="Avin Mathew" w:date="2012-08-08T14:23:00Z"/>
          <w:rFonts w:asciiTheme="minorHAnsi" w:eastAsiaTheme="minorEastAsia" w:hAnsiTheme="minorHAnsi" w:cstheme="minorBidi"/>
          <w:noProof/>
          <w:szCs w:val="22"/>
          <w:lang w:val="en-AU" w:eastAsia="en-AU"/>
        </w:rPr>
      </w:pPr>
      <w:ins w:id="6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3.1.1</w:t>
        </w:r>
        <w:r>
          <w:rPr>
            <w:rFonts w:asciiTheme="minorHAnsi" w:eastAsiaTheme="minorEastAsia" w:hAnsiTheme="minorHAnsi" w:cstheme="minorBidi"/>
            <w:noProof/>
            <w:szCs w:val="22"/>
            <w:lang w:val="en-AU" w:eastAsia="en-AU"/>
          </w:rPr>
          <w:tab/>
        </w:r>
        <w:r w:rsidRPr="00133C97">
          <w:rPr>
            <w:rStyle w:val="Hyperlink"/>
            <w:noProof/>
          </w:rPr>
          <w:t>ISBM Root</w:t>
        </w:r>
        <w:r>
          <w:rPr>
            <w:noProof/>
            <w:webHidden/>
          </w:rPr>
          <w:tab/>
        </w:r>
        <w:r>
          <w:rPr>
            <w:noProof/>
            <w:webHidden/>
          </w:rPr>
          <w:fldChar w:fldCharType="begin"/>
        </w:r>
        <w:r>
          <w:rPr>
            <w:noProof/>
            <w:webHidden/>
          </w:rPr>
          <w:instrText xml:space="preserve"> PAGEREF _Toc332199174 \h </w:instrText>
        </w:r>
        <w:r>
          <w:rPr>
            <w:noProof/>
            <w:webHidden/>
          </w:rPr>
        </w:r>
      </w:ins>
      <w:r>
        <w:rPr>
          <w:noProof/>
          <w:webHidden/>
        </w:rPr>
        <w:fldChar w:fldCharType="separate"/>
      </w:r>
      <w:ins w:id="64" w:author="Avin Mathew" w:date="2012-08-08T14:23:00Z">
        <w:r>
          <w:rPr>
            <w:noProof/>
            <w:webHidden/>
          </w:rPr>
          <w:t>22</w:t>
        </w:r>
        <w:r>
          <w:rPr>
            <w:noProof/>
            <w:webHidden/>
          </w:rPr>
          <w:fldChar w:fldCharType="end"/>
        </w:r>
        <w:r w:rsidRPr="00133C97">
          <w:rPr>
            <w:rStyle w:val="Hyperlink"/>
            <w:noProof/>
          </w:rPr>
          <w:fldChar w:fldCharType="end"/>
        </w:r>
      </w:ins>
    </w:p>
    <w:p w14:paraId="3244D9F1" w14:textId="77777777" w:rsidR="002200D7" w:rsidRDefault="002200D7">
      <w:pPr>
        <w:pStyle w:val="TOC3"/>
        <w:tabs>
          <w:tab w:val="left" w:pos="1320"/>
          <w:tab w:val="right" w:leader="dot" w:pos="8630"/>
        </w:tabs>
        <w:rPr>
          <w:ins w:id="65" w:author="Avin Mathew" w:date="2012-08-08T14:23:00Z"/>
          <w:rFonts w:asciiTheme="minorHAnsi" w:eastAsiaTheme="minorEastAsia" w:hAnsiTheme="minorHAnsi" w:cstheme="minorBidi"/>
          <w:noProof/>
          <w:szCs w:val="22"/>
          <w:lang w:val="en-AU" w:eastAsia="en-AU"/>
        </w:rPr>
      </w:pPr>
      <w:ins w:id="6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3.1.2</w:t>
        </w:r>
        <w:r>
          <w:rPr>
            <w:rFonts w:asciiTheme="minorHAnsi" w:eastAsiaTheme="minorEastAsia" w:hAnsiTheme="minorHAnsi" w:cstheme="minorBidi"/>
            <w:noProof/>
            <w:szCs w:val="22"/>
            <w:lang w:val="en-AU" w:eastAsia="en-AU"/>
          </w:rPr>
          <w:tab/>
        </w:r>
        <w:r w:rsidRPr="00133C97">
          <w:rPr>
            <w:rStyle w:val="Hyperlink"/>
            <w:noProof/>
          </w:rPr>
          <w:t>Channel Scope</w:t>
        </w:r>
        <w:r>
          <w:rPr>
            <w:noProof/>
            <w:webHidden/>
          </w:rPr>
          <w:tab/>
        </w:r>
        <w:r>
          <w:rPr>
            <w:noProof/>
            <w:webHidden/>
          </w:rPr>
          <w:fldChar w:fldCharType="begin"/>
        </w:r>
        <w:r>
          <w:rPr>
            <w:noProof/>
            <w:webHidden/>
          </w:rPr>
          <w:instrText xml:space="preserve"> PAGEREF _Toc332199175 \h </w:instrText>
        </w:r>
        <w:r>
          <w:rPr>
            <w:noProof/>
            <w:webHidden/>
          </w:rPr>
        </w:r>
      </w:ins>
      <w:r>
        <w:rPr>
          <w:noProof/>
          <w:webHidden/>
        </w:rPr>
        <w:fldChar w:fldCharType="separate"/>
      </w:r>
      <w:ins w:id="67" w:author="Avin Mathew" w:date="2012-08-08T14:23:00Z">
        <w:r>
          <w:rPr>
            <w:noProof/>
            <w:webHidden/>
          </w:rPr>
          <w:t>22</w:t>
        </w:r>
        <w:r>
          <w:rPr>
            <w:noProof/>
            <w:webHidden/>
          </w:rPr>
          <w:fldChar w:fldCharType="end"/>
        </w:r>
        <w:r w:rsidRPr="00133C97">
          <w:rPr>
            <w:rStyle w:val="Hyperlink"/>
            <w:noProof/>
          </w:rPr>
          <w:fldChar w:fldCharType="end"/>
        </w:r>
      </w:ins>
    </w:p>
    <w:p w14:paraId="1669B40A" w14:textId="77777777" w:rsidR="002200D7" w:rsidRDefault="002200D7">
      <w:pPr>
        <w:pStyle w:val="TOC3"/>
        <w:tabs>
          <w:tab w:val="left" w:pos="1320"/>
          <w:tab w:val="right" w:leader="dot" w:pos="8630"/>
        </w:tabs>
        <w:rPr>
          <w:ins w:id="68" w:author="Avin Mathew" w:date="2012-08-08T14:23:00Z"/>
          <w:rFonts w:asciiTheme="minorHAnsi" w:eastAsiaTheme="minorEastAsia" w:hAnsiTheme="minorHAnsi" w:cstheme="minorBidi"/>
          <w:noProof/>
          <w:szCs w:val="22"/>
          <w:lang w:val="en-AU" w:eastAsia="en-AU"/>
        </w:rPr>
      </w:pPr>
      <w:ins w:id="6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3.1.3</w:t>
        </w:r>
        <w:r>
          <w:rPr>
            <w:rFonts w:asciiTheme="minorHAnsi" w:eastAsiaTheme="minorEastAsia" w:hAnsiTheme="minorHAnsi" w:cstheme="minorBidi"/>
            <w:noProof/>
            <w:szCs w:val="22"/>
            <w:lang w:val="en-AU" w:eastAsia="en-AU"/>
          </w:rPr>
          <w:tab/>
        </w:r>
        <w:r w:rsidRPr="00133C97">
          <w:rPr>
            <w:rStyle w:val="Hyperlink"/>
            <w:noProof/>
          </w:rPr>
          <w:t>Information Scope</w:t>
        </w:r>
        <w:r>
          <w:rPr>
            <w:noProof/>
            <w:webHidden/>
          </w:rPr>
          <w:tab/>
        </w:r>
        <w:r>
          <w:rPr>
            <w:noProof/>
            <w:webHidden/>
          </w:rPr>
          <w:fldChar w:fldCharType="begin"/>
        </w:r>
        <w:r>
          <w:rPr>
            <w:noProof/>
            <w:webHidden/>
          </w:rPr>
          <w:instrText xml:space="preserve"> PAGEREF _Toc332199176 \h </w:instrText>
        </w:r>
        <w:r>
          <w:rPr>
            <w:noProof/>
            <w:webHidden/>
          </w:rPr>
        </w:r>
      </w:ins>
      <w:r>
        <w:rPr>
          <w:noProof/>
          <w:webHidden/>
        </w:rPr>
        <w:fldChar w:fldCharType="separate"/>
      </w:r>
      <w:ins w:id="70" w:author="Avin Mathew" w:date="2012-08-08T14:23:00Z">
        <w:r>
          <w:rPr>
            <w:noProof/>
            <w:webHidden/>
          </w:rPr>
          <w:t>23</w:t>
        </w:r>
        <w:r>
          <w:rPr>
            <w:noProof/>
            <w:webHidden/>
          </w:rPr>
          <w:fldChar w:fldCharType="end"/>
        </w:r>
        <w:r w:rsidRPr="00133C97">
          <w:rPr>
            <w:rStyle w:val="Hyperlink"/>
            <w:noProof/>
          </w:rPr>
          <w:fldChar w:fldCharType="end"/>
        </w:r>
      </w:ins>
    </w:p>
    <w:p w14:paraId="702CB407" w14:textId="77777777" w:rsidR="002200D7" w:rsidRDefault="002200D7">
      <w:pPr>
        <w:pStyle w:val="TOC3"/>
        <w:tabs>
          <w:tab w:val="left" w:pos="1320"/>
          <w:tab w:val="right" w:leader="dot" w:pos="8630"/>
        </w:tabs>
        <w:rPr>
          <w:ins w:id="71" w:author="Avin Mathew" w:date="2012-08-08T14:23:00Z"/>
          <w:rFonts w:asciiTheme="minorHAnsi" w:eastAsiaTheme="minorEastAsia" w:hAnsiTheme="minorHAnsi" w:cstheme="minorBidi"/>
          <w:noProof/>
          <w:szCs w:val="22"/>
          <w:lang w:val="en-AU" w:eastAsia="en-AU"/>
        </w:rPr>
      </w:pPr>
      <w:ins w:id="7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3.1.4</w:t>
        </w:r>
        <w:r>
          <w:rPr>
            <w:rFonts w:asciiTheme="minorHAnsi" w:eastAsiaTheme="minorEastAsia" w:hAnsiTheme="minorHAnsi" w:cstheme="minorBidi"/>
            <w:noProof/>
            <w:szCs w:val="22"/>
            <w:lang w:val="en-AU" w:eastAsia="en-AU"/>
          </w:rPr>
          <w:tab/>
        </w:r>
        <w:r w:rsidRPr="00133C97">
          <w:rPr>
            <w:rStyle w:val="Hyperlink"/>
            <w:noProof/>
          </w:rPr>
          <w:t>Channel Use</w:t>
        </w:r>
        <w:r>
          <w:rPr>
            <w:noProof/>
            <w:webHidden/>
          </w:rPr>
          <w:tab/>
        </w:r>
        <w:r>
          <w:rPr>
            <w:noProof/>
            <w:webHidden/>
          </w:rPr>
          <w:fldChar w:fldCharType="begin"/>
        </w:r>
        <w:r>
          <w:rPr>
            <w:noProof/>
            <w:webHidden/>
          </w:rPr>
          <w:instrText xml:space="preserve"> PAGEREF _Toc332199177 \h </w:instrText>
        </w:r>
        <w:r>
          <w:rPr>
            <w:noProof/>
            <w:webHidden/>
          </w:rPr>
        </w:r>
      </w:ins>
      <w:r>
        <w:rPr>
          <w:noProof/>
          <w:webHidden/>
        </w:rPr>
        <w:fldChar w:fldCharType="separate"/>
      </w:r>
      <w:ins w:id="73" w:author="Avin Mathew" w:date="2012-08-08T14:23:00Z">
        <w:r>
          <w:rPr>
            <w:noProof/>
            <w:webHidden/>
          </w:rPr>
          <w:t>23</w:t>
        </w:r>
        <w:r>
          <w:rPr>
            <w:noProof/>
            <w:webHidden/>
          </w:rPr>
          <w:fldChar w:fldCharType="end"/>
        </w:r>
        <w:r w:rsidRPr="00133C97">
          <w:rPr>
            <w:rStyle w:val="Hyperlink"/>
            <w:noProof/>
          </w:rPr>
          <w:fldChar w:fldCharType="end"/>
        </w:r>
      </w:ins>
    </w:p>
    <w:p w14:paraId="7E036CEC" w14:textId="77777777" w:rsidR="002200D7" w:rsidRDefault="002200D7">
      <w:pPr>
        <w:pStyle w:val="TOC2"/>
        <w:tabs>
          <w:tab w:val="left" w:pos="880"/>
          <w:tab w:val="right" w:leader="dot" w:pos="8630"/>
        </w:tabs>
        <w:rPr>
          <w:ins w:id="74" w:author="Avin Mathew" w:date="2012-08-08T14:23:00Z"/>
          <w:rFonts w:asciiTheme="minorHAnsi" w:eastAsiaTheme="minorEastAsia" w:hAnsiTheme="minorHAnsi" w:cstheme="minorBidi"/>
          <w:noProof/>
          <w:szCs w:val="22"/>
          <w:lang w:val="en-AU" w:eastAsia="en-AU"/>
        </w:rPr>
      </w:pPr>
      <w:ins w:id="7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3.2</w:t>
        </w:r>
        <w:r>
          <w:rPr>
            <w:rFonts w:asciiTheme="minorHAnsi" w:eastAsiaTheme="minorEastAsia" w:hAnsiTheme="minorHAnsi" w:cstheme="minorBidi"/>
            <w:noProof/>
            <w:szCs w:val="22"/>
            <w:lang w:val="en-AU" w:eastAsia="en-AU"/>
          </w:rPr>
          <w:tab/>
        </w:r>
        <w:r w:rsidRPr="00133C97">
          <w:rPr>
            <w:rStyle w:val="Hyperlink"/>
            <w:noProof/>
          </w:rPr>
          <w:t>Message Filtering</w:t>
        </w:r>
        <w:r>
          <w:rPr>
            <w:noProof/>
            <w:webHidden/>
          </w:rPr>
          <w:tab/>
        </w:r>
        <w:r>
          <w:rPr>
            <w:noProof/>
            <w:webHidden/>
          </w:rPr>
          <w:fldChar w:fldCharType="begin"/>
        </w:r>
        <w:r>
          <w:rPr>
            <w:noProof/>
            <w:webHidden/>
          </w:rPr>
          <w:instrText xml:space="preserve"> PAGEREF _Toc332199178 \h </w:instrText>
        </w:r>
        <w:r>
          <w:rPr>
            <w:noProof/>
            <w:webHidden/>
          </w:rPr>
        </w:r>
      </w:ins>
      <w:r>
        <w:rPr>
          <w:noProof/>
          <w:webHidden/>
        </w:rPr>
        <w:fldChar w:fldCharType="separate"/>
      </w:r>
      <w:ins w:id="76" w:author="Avin Mathew" w:date="2012-08-08T14:23:00Z">
        <w:r>
          <w:rPr>
            <w:noProof/>
            <w:webHidden/>
          </w:rPr>
          <w:t>23</w:t>
        </w:r>
        <w:r>
          <w:rPr>
            <w:noProof/>
            <w:webHidden/>
          </w:rPr>
          <w:fldChar w:fldCharType="end"/>
        </w:r>
        <w:r w:rsidRPr="00133C97">
          <w:rPr>
            <w:rStyle w:val="Hyperlink"/>
            <w:noProof/>
          </w:rPr>
          <w:fldChar w:fldCharType="end"/>
        </w:r>
      </w:ins>
    </w:p>
    <w:p w14:paraId="647687A7" w14:textId="77777777" w:rsidR="002200D7" w:rsidRDefault="002200D7">
      <w:pPr>
        <w:pStyle w:val="TOC3"/>
        <w:tabs>
          <w:tab w:val="left" w:pos="1320"/>
          <w:tab w:val="right" w:leader="dot" w:pos="8630"/>
        </w:tabs>
        <w:rPr>
          <w:ins w:id="77" w:author="Avin Mathew" w:date="2012-08-08T14:23:00Z"/>
          <w:rFonts w:asciiTheme="minorHAnsi" w:eastAsiaTheme="minorEastAsia" w:hAnsiTheme="minorHAnsi" w:cstheme="minorBidi"/>
          <w:noProof/>
          <w:szCs w:val="22"/>
          <w:lang w:val="en-AU" w:eastAsia="en-AU"/>
        </w:rPr>
      </w:pPr>
      <w:ins w:id="7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"_Toc332199179"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3.2.1</w:t>
        </w:r>
        <w:r>
          <w:rPr>
            <w:rFonts w:asciiTheme="minorHAnsi" w:eastAsiaTheme="minorEastAsia" w:hAnsiTheme="minorHAnsi" w:cstheme="minorBidi"/>
            <w:noProof/>
            <w:szCs w:val="22"/>
            <w:lang w:val="en-AU" w:eastAsia="en-AU"/>
          </w:rPr>
          <w:tab/>
        </w:r>
        <w:r w:rsidRPr="00133C97">
          <w:rPr>
            <w:rStyle w:val="Hyperlink"/>
            <w:noProof/>
          </w:rPr>
          <w:t>Topic-Based Filtering</w:t>
        </w:r>
        <w:r>
          <w:rPr>
            <w:noProof/>
            <w:webHidden/>
          </w:rPr>
          <w:tab/>
        </w:r>
        <w:r>
          <w:rPr>
            <w:noProof/>
            <w:webHidden/>
          </w:rPr>
          <w:fldChar w:fldCharType="begin"/>
        </w:r>
        <w:r>
          <w:rPr>
            <w:noProof/>
            <w:webHidden/>
          </w:rPr>
          <w:instrText xml:space="preserve"> PAGEREF _Toc332199179 \h </w:instrText>
        </w:r>
        <w:r>
          <w:rPr>
            <w:noProof/>
            <w:webHidden/>
          </w:rPr>
        </w:r>
      </w:ins>
      <w:r>
        <w:rPr>
          <w:noProof/>
          <w:webHidden/>
        </w:rPr>
        <w:fldChar w:fldCharType="separate"/>
      </w:r>
      <w:ins w:id="79" w:author="Avin Mathew" w:date="2012-08-08T14:23:00Z">
        <w:r>
          <w:rPr>
            <w:noProof/>
            <w:webHidden/>
          </w:rPr>
          <w:t>23</w:t>
        </w:r>
        <w:r>
          <w:rPr>
            <w:noProof/>
            <w:webHidden/>
          </w:rPr>
          <w:fldChar w:fldCharType="end"/>
        </w:r>
        <w:r w:rsidRPr="00133C97">
          <w:rPr>
            <w:rStyle w:val="Hyperlink"/>
            <w:noProof/>
          </w:rPr>
          <w:fldChar w:fldCharType="end"/>
        </w:r>
      </w:ins>
    </w:p>
    <w:p w14:paraId="323EFD7E" w14:textId="77777777" w:rsidR="002200D7" w:rsidRDefault="002200D7">
      <w:pPr>
        <w:pStyle w:val="TOC3"/>
        <w:tabs>
          <w:tab w:val="left" w:pos="1320"/>
          <w:tab w:val="right" w:leader="dot" w:pos="8630"/>
        </w:tabs>
        <w:rPr>
          <w:ins w:id="80" w:author="Avin Mathew" w:date="2012-08-08T14:23:00Z"/>
          <w:rFonts w:asciiTheme="minorHAnsi" w:eastAsiaTheme="minorEastAsia" w:hAnsiTheme="minorHAnsi" w:cstheme="minorBidi"/>
          <w:noProof/>
          <w:szCs w:val="22"/>
          <w:lang w:val="en-AU" w:eastAsia="en-AU"/>
        </w:rPr>
      </w:pPr>
      <w:ins w:id="8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3.2.2</w:t>
        </w:r>
        <w:r>
          <w:rPr>
            <w:rFonts w:asciiTheme="minorHAnsi" w:eastAsiaTheme="minorEastAsia" w:hAnsiTheme="minorHAnsi" w:cstheme="minorBidi"/>
            <w:noProof/>
            <w:szCs w:val="22"/>
            <w:lang w:val="en-AU" w:eastAsia="en-AU"/>
          </w:rPr>
          <w:tab/>
        </w:r>
        <w:r w:rsidRPr="00133C97">
          <w:rPr>
            <w:rStyle w:val="Hyperlink"/>
            <w:noProof/>
          </w:rPr>
          <w:t>Content-Based Filtering</w:t>
        </w:r>
        <w:r>
          <w:rPr>
            <w:noProof/>
            <w:webHidden/>
          </w:rPr>
          <w:tab/>
        </w:r>
        <w:r>
          <w:rPr>
            <w:noProof/>
            <w:webHidden/>
          </w:rPr>
          <w:fldChar w:fldCharType="begin"/>
        </w:r>
        <w:r>
          <w:rPr>
            <w:noProof/>
            <w:webHidden/>
          </w:rPr>
          <w:instrText xml:space="preserve"> PAGEREF _Toc332199180 \h </w:instrText>
        </w:r>
        <w:r>
          <w:rPr>
            <w:noProof/>
            <w:webHidden/>
          </w:rPr>
        </w:r>
      </w:ins>
      <w:r>
        <w:rPr>
          <w:noProof/>
          <w:webHidden/>
        </w:rPr>
        <w:fldChar w:fldCharType="separate"/>
      </w:r>
      <w:ins w:id="82" w:author="Avin Mathew" w:date="2012-08-08T14:23:00Z">
        <w:r>
          <w:rPr>
            <w:noProof/>
            <w:webHidden/>
          </w:rPr>
          <w:t>23</w:t>
        </w:r>
        <w:r>
          <w:rPr>
            <w:noProof/>
            <w:webHidden/>
          </w:rPr>
          <w:fldChar w:fldCharType="end"/>
        </w:r>
        <w:r w:rsidRPr="00133C97">
          <w:rPr>
            <w:rStyle w:val="Hyperlink"/>
            <w:noProof/>
          </w:rPr>
          <w:fldChar w:fldCharType="end"/>
        </w:r>
      </w:ins>
    </w:p>
    <w:p w14:paraId="358F8CDC" w14:textId="77777777" w:rsidR="002200D7" w:rsidRDefault="002200D7">
      <w:pPr>
        <w:pStyle w:val="TOC2"/>
        <w:tabs>
          <w:tab w:val="left" w:pos="880"/>
          <w:tab w:val="right" w:leader="dot" w:pos="8630"/>
        </w:tabs>
        <w:rPr>
          <w:ins w:id="83" w:author="Avin Mathew" w:date="2012-08-08T14:23:00Z"/>
          <w:rFonts w:asciiTheme="minorHAnsi" w:eastAsiaTheme="minorEastAsia" w:hAnsiTheme="minorHAnsi" w:cstheme="minorBidi"/>
          <w:noProof/>
          <w:szCs w:val="22"/>
          <w:lang w:val="en-AU" w:eastAsia="en-AU"/>
        </w:rPr>
      </w:pPr>
      <w:ins w:id="8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3.3</w:t>
        </w:r>
        <w:r>
          <w:rPr>
            <w:rFonts w:asciiTheme="minorHAnsi" w:eastAsiaTheme="minorEastAsia" w:hAnsiTheme="minorHAnsi" w:cstheme="minorBidi"/>
            <w:noProof/>
            <w:szCs w:val="22"/>
            <w:lang w:val="en-AU" w:eastAsia="en-AU"/>
          </w:rPr>
          <w:tab/>
        </w:r>
        <w:r w:rsidRPr="00133C97">
          <w:rPr>
            <w:rStyle w:val="Hyperlink"/>
            <w:noProof/>
          </w:rPr>
          <w:t>Publication Expiration</w:t>
        </w:r>
        <w:r>
          <w:rPr>
            <w:noProof/>
            <w:webHidden/>
          </w:rPr>
          <w:tab/>
        </w:r>
        <w:r>
          <w:rPr>
            <w:noProof/>
            <w:webHidden/>
          </w:rPr>
          <w:fldChar w:fldCharType="begin"/>
        </w:r>
        <w:r>
          <w:rPr>
            <w:noProof/>
            <w:webHidden/>
          </w:rPr>
          <w:instrText xml:space="preserve"> PAGEREF _Toc332199181 \h </w:instrText>
        </w:r>
        <w:r>
          <w:rPr>
            <w:noProof/>
            <w:webHidden/>
          </w:rPr>
        </w:r>
      </w:ins>
      <w:r>
        <w:rPr>
          <w:noProof/>
          <w:webHidden/>
        </w:rPr>
        <w:fldChar w:fldCharType="separate"/>
      </w:r>
      <w:ins w:id="85" w:author="Avin Mathew" w:date="2012-08-08T14:23:00Z">
        <w:r>
          <w:rPr>
            <w:noProof/>
            <w:webHidden/>
          </w:rPr>
          <w:t>24</w:t>
        </w:r>
        <w:r>
          <w:rPr>
            <w:noProof/>
            <w:webHidden/>
          </w:rPr>
          <w:fldChar w:fldCharType="end"/>
        </w:r>
        <w:r w:rsidRPr="00133C97">
          <w:rPr>
            <w:rStyle w:val="Hyperlink"/>
            <w:noProof/>
          </w:rPr>
          <w:fldChar w:fldCharType="end"/>
        </w:r>
      </w:ins>
    </w:p>
    <w:p w14:paraId="5F1BB5B4" w14:textId="77777777" w:rsidR="002200D7" w:rsidRDefault="002200D7">
      <w:pPr>
        <w:pStyle w:val="TOC2"/>
        <w:tabs>
          <w:tab w:val="left" w:pos="880"/>
          <w:tab w:val="right" w:leader="dot" w:pos="8630"/>
        </w:tabs>
        <w:rPr>
          <w:ins w:id="86" w:author="Avin Mathew" w:date="2012-08-08T14:23:00Z"/>
          <w:rFonts w:asciiTheme="minorHAnsi" w:eastAsiaTheme="minorEastAsia" w:hAnsiTheme="minorHAnsi" w:cstheme="minorBidi"/>
          <w:noProof/>
          <w:szCs w:val="22"/>
          <w:lang w:val="en-AU" w:eastAsia="en-AU"/>
        </w:rPr>
      </w:pPr>
      <w:ins w:id="8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3.4</w:t>
        </w:r>
        <w:r>
          <w:rPr>
            <w:rFonts w:asciiTheme="minorHAnsi" w:eastAsiaTheme="minorEastAsia" w:hAnsiTheme="minorHAnsi" w:cstheme="minorBidi"/>
            <w:noProof/>
            <w:szCs w:val="22"/>
            <w:lang w:val="en-AU" w:eastAsia="en-AU"/>
          </w:rPr>
          <w:tab/>
        </w:r>
        <w:r w:rsidRPr="00133C97">
          <w:rPr>
            <w:rStyle w:val="Hyperlink"/>
            <w:noProof/>
          </w:rPr>
          <w:t>Message Content</w:t>
        </w:r>
        <w:r>
          <w:rPr>
            <w:noProof/>
            <w:webHidden/>
          </w:rPr>
          <w:tab/>
        </w:r>
        <w:r>
          <w:rPr>
            <w:noProof/>
            <w:webHidden/>
          </w:rPr>
          <w:fldChar w:fldCharType="begin"/>
        </w:r>
        <w:r>
          <w:rPr>
            <w:noProof/>
            <w:webHidden/>
          </w:rPr>
          <w:instrText xml:space="preserve"> PAGEREF _Toc332199182 \h </w:instrText>
        </w:r>
        <w:r>
          <w:rPr>
            <w:noProof/>
            <w:webHidden/>
          </w:rPr>
        </w:r>
      </w:ins>
      <w:r>
        <w:rPr>
          <w:noProof/>
          <w:webHidden/>
        </w:rPr>
        <w:fldChar w:fldCharType="separate"/>
      </w:r>
      <w:ins w:id="88" w:author="Avin Mathew" w:date="2012-08-08T14:23:00Z">
        <w:r>
          <w:rPr>
            <w:noProof/>
            <w:webHidden/>
          </w:rPr>
          <w:t>24</w:t>
        </w:r>
        <w:r>
          <w:rPr>
            <w:noProof/>
            <w:webHidden/>
          </w:rPr>
          <w:fldChar w:fldCharType="end"/>
        </w:r>
        <w:r w:rsidRPr="00133C97">
          <w:rPr>
            <w:rStyle w:val="Hyperlink"/>
            <w:noProof/>
          </w:rPr>
          <w:fldChar w:fldCharType="end"/>
        </w:r>
      </w:ins>
    </w:p>
    <w:p w14:paraId="451695CE" w14:textId="77777777" w:rsidR="002200D7" w:rsidRDefault="002200D7">
      <w:pPr>
        <w:pStyle w:val="TOC2"/>
        <w:tabs>
          <w:tab w:val="left" w:pos="880"/>
          <w:tab w:val="right" w:leader="dot" w:pos="8630"/>
        </w:tabs>
        <w:rPr>
          <w:ins w:id="89" w:author="Avin Mathew" w:date="2012-08-08T14:23:00Z"/>
          <w:rFonts w:asciiTheme="minorHAnsi" w:eastAsiaTheme="minorEastAsia" w:hAnsiTheme="minorHAnsi" w:cstheme="minorBidi"/>
          <w:noProof/>
          <w:szCs w:val="22"/>
          <w:lang w:val="en-AU" w:eastAsia="en-AU"/>
        </w:rPr>
      </w:pPr>
      <w:ins w:id="9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w:t>
        </w:r>
        <w:r>
          <w:rPr>
            <w:rFonts w:asciiTheme="minorHAnsi" w:eastAsiaTheme="minorEastAsia" w:hAnsiTheme="minorHAnsi" w:cstheme="minorBidi"/>
            <w:noProof/>
            <w:szCs w:val="22"/>
            <w:lang w:val="en-AU" w:eastAsia="en-AU"/>
          </w:rPr>
          <w:tab/>
        </w:r>
        <w:r w:rsidRPr="00133C97">
          <w:rPr>
            <w:rStyle w:val="Hyperlink"/>
            <w:noProof/>
          </w:rPr>
          <w:t>Security</w:t>
        </w:r>
        <w:r>
          <w:rPr>
            <w:noProof/>
            <w:webHidden/>
          </w:rPr>
          <w:tab/>
        </w:r>
        <w:r>
          <w:rPr>
            <w:noProof/>
            <w:webHidden/>
          </w:rPr>
          <w:fldChar w:fldCharType="begin"/>
        </w:r>
        <w:r>
          <w:rPr>
            <w:noProof/>
            <w:webHidden/>
          </w:rPr>
          <w:instrText xml:space="preserve"> PAGEREF _Toc332199183 \h </w:instrText>
        </w:r>
        <w:r>
          <w:rPr>
            <w:noProof/>
            <w:webHidden/>
          </w:rPr>
        </w:r>
      </w:ins>
      <w:r>
        <w:rPr>
          <w:noProof/>
          <w:webHidden/>
        </w:rPr>
        <w:fldChar w:fldCharType="separate"/>
      </w:r>
      <w:ins w:id="91" w:author="Avin Mathew" w:date="2012-08-08T14:23:00Z">
        <w:r>
          <w:rPr>
            <w:noProof/>
            <w:webHidden/>
          </w:rPr>
          <w:t>24</w:t>
        </w:r>
        <w:r>
          <w:rPr>
            <w:noProof/>
            <w:webHidden/>
          </w:rPr>
          <w:fldChar w:fldCharType="end"/>
        </w:r>
        <w:r w:rsidRPr="00133C97">
          <w:rPr>
            <w:rStyle w:val="Hyperlink"/>
            <w:noProof/>
          </w:rPr>
          <w:fldChar w:fldCharType="end"/>
        </w:r>
      </w:ins>
    </w:p>
    <w:p w14:paraId="0E7DCA65" w14:textId="77777777" w:rsidR="002200D7" w:rsidRDefault="002200D7">
      <w:pPr>
        <w:pStyle w:val="TOC3"/>
        <w:tabs>
          <w:tab w:val="left" w:pos="1320"/>
          <w:tab w:val="right" w:leader="dot" w:pos="8630"/>
        </w:tabs>
        <w:rPr>
          <w:ins w:id="92" w:author="Avin Mathew" w:date="2012-08-08T14:23:00Z"/>
          <w:rFonts w:asciiTheme="minorHAnsi" w:eastAsiaTheme="minorEastAsia" w:hAnsiTheme="minorHAnsi" w:cstheme="minorBidi"/>
          <w:noProof/>
          <w:szCs w:val="22"/>
          <w:lang w:val="en-AU" w:eastAsia="en-AU"/>
        </w:rPr>
      </w:pPr>
      <w:ins w:id="9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3.5.1</w:t>
        </w:r>
        <w:r>
          <w:rPr>
            <w:rFonts w:asciiTheme="minorHAnsi" w:eastAsiaTheme="minorEastAsia" w:hAnsiTheme="minorHAnsi" w:cstheme="minorBidi"/>
            <w:noProof/>
            <w:szCs w:val="22"/>
            <w:lang w:val="en-AU" w:eastAsia="en-AU"/>
          </w:rPr>
          <w:tab/>
        </w:r>
        <w:r w:rsidRPr="00133C97">
          <w:rPr>
            <w:rStyle w:val="Hyperlink"/>
            <w:noProof/>
          </w:rPr>
          <w:t>Security Tokens on Channels</w:t>
        </w:r>
        <w:r>
          <w:rPr>
            <w:noProof/>
            <w:webHidden/>
          </w:rPr>
          <w:tab/>
        </w:r>
        <w:r>
          <w:rPr>
            <w:noProof/>
            <w:webHidden/>
          </w:rPr>
          <w:fldChar w:fldCharType="begin"/>
        </w:r>
        <w:r>
          <w:rPr>
            <w:noProof/>
            <w:webHidden/>
          </w:rPr>
          <w:instrText xml:space="preserve"> PAGEREF _Toc332199184 \h </w:instrText>
        </w:r>
        <w:r>
          <w:rPr>
            <w:noProof/>
            <w:webHidden/>
          </w:rPr>
        </w:r>
      </w:ins>
      <w:r>
        <w:rPr>
          <w:noProof/>
          <w:webHidden/>
        </w:rPr>
        <w:fldChar w:fldCharType="separate"/>
      </w:r>
      <w:ins w:id="94" w:author="Avin Mathew" w:date="2012-08-08T14:23:00Z">
        <w:r>
          <w:rPr>
            <w:noProof/>
            <w:webHidden/>
          </w:rPr>
          <w:t>24</w:t>
        </w:r>
        <w:r>
          <w:rPr>
            <w:noProof/>
            <w:webHidden/>
          </w:rPr>
          <w:fldChar w:fldCharType="end"/>
        </w:r>
        <w:r w:rsidRPr="00133C97">
          <w:rPr>
            <w:rStyle w:val="Hyperlink"/>
            <w:noProof/>
          </w:rPr>
          <w:fldChar w:fldCharType="end"/>
        </w:r>
      </w:ins>
    </w:p>
    <w:p w14:paraId="0ACA2DE8" w14:textId="77777777" w:rsidR="002200D7" w:rsidRDefault="002200D7">
      <w:pPr>
        <w:pStyle w:val="TOC3"/>
        <w:tabs>
          <w:tab w:val="left" w:pos="1320"/>
          <w:tab w:val="right" w:leader="dot" w:pos="8630"/>
        </w:tabs>
        <w:rPr>
          <w:ins w:id="95" w:author="Avin Mathew" w:date="2012-08-08T14:23:00Z"/>
          <w:rFonts w:asciiTheme="minorHAnsi" w:eastAsiaTheme="minorEastAsia" w:hAnsiTheme="minorHAnsi" w:cstheme="minorBidi"/>
          <w:noProof/>
          <w:szCs w:val="22"/>
          <w:lang w:val="en-AU" w:eastAsia="en-AU"/>
        </w:rPr>
      </w:pPr>
      <w:ins w:id="9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3.5.2</w:t>
        </w:r>
        <w:r>
          <w:rPr>
            <w:rFonts w:asciiTheme="minorHAnsi" w:eastAsiaTheme="minorEastAsia" w:hAnsiTheme="minorHAnsi" w:cstheme="minorBidi"/>
            <w:noProof/>
            <w:szCs w:val="22"/>
            <w:lang w:val="en-AU" w:eastAsia="en-AU"/>
          </w:rPr>
          <w:tab/>
        </w:r>
        <w:r w:rsidRPr="00133C97">
          <w:rPr>
            <w:rStyle w:val="Hyperlink"/>
            <w:noProof/>
          </w:rPr>
          <w:t>Security Token Format</w:t>
        </w:r>
        <w:r>
          <w:rPr>
            <w:noProof/>
            <w:webHidden/>
          </w:rPr>
          <w:tab/>
        </w:r>
        <w:r>
          <w:rPr>
            <w:noProof/>
            <w:webHidden/>
          </w:rPr>
          <w:fldChar w:fldCharType="begin"/>
        </w:r>
        <w:r>
          <w:rPr>
            <w:noProof/>
            <w:webHidden/>
          </w:rPr>
          <w:instrText xml:space="preserve"> PAGEREF _Toc332199185 \h </w:instrText>
        </w:r>
        <w:r>
          <w:rPr>
            <w:noProof/>
            <w:webHidden/>
          </w:rPr>
        </w:r>
      </w:ins>
      <w:r>
        <w:rPr>
          <w:noProof/>
          <w:webHidden/>
        </w:rPr>
        <w:fldChar w:fldCharType="separate"/>
      </w:r>
      <w:ins w:id="97" w:author="Avin Mathew" w:date="2012-08-08T14:23:00Z">
        <w:r>
          <w:rPr>
            <w:noProof/>
            <w:webHidden/>
          </w:rPr>
          <w:t>25</w:t>
        </w:r>
        <w:r>
          <w:rPr>
            <w:noProof/>
            <w:webHidden/>
          </w:rPr>
          <w:fldChar w:fldCharType="end"/>
        </w:r>
        <w:r w:rsidRPr="00133C97">
          <w:rPr>
            <w:rStyle w:val="Hyperlink"/>
            <w:noProof/>
          </w:rPr>
          <w:fldChar w:fldCharType="end"/>
        </w:r>
      </w:ins>
    </w:p>
    <w:p w14:paraId="094FCD04" w14:textId="77777777" w:rsidR="002200D7" w:rsidRDefault="002200D7">
      <w:pPr>
        <w:pStyle w:val="TOC3"/>
        <w:tabs>
          <w:tab w:val="left" w:pos="1320"/>
          <w:tab w:val="right" w:leader="dot" w:pos="8630"/>
        </w:tabs>
        <w:rPr>
          <w:ins w:id="98" w:author="Avin Mathew" w:date="2012-08-08T14:23:00Z"/>
          <w:rFonts w:asciiTheme="minorHAnsi" w:eastAsiaTheme="minorEastAsia" w:hAnsiTheme="minorHAnsi" w:cstheme="minorBidi"/>
          <w:noProof/>
          <w:szCs w:val="22"/>
          <w:lang w:val="en-AU" w:eastAsia="en-AU"/>
        </w:rPr>
      </w:pPr>
      <w:ins w:id="9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3.5.3</w:t>
        </w:r>
        <w:r>
          <w:rPr>
            <w:rFonts w:asciiTheme="minorHAnsi" w:eastAsiaTheme="minorEastAsia" w:hAnsiTheme="minorHAnsi" w:cstheme="minorBidi"/>
            <w:noProof/>
            <w:szCs w:val="22"/>
            <w:lang w:val="en-AU" w:eastAsia="en-AU"/>
          </w:rPr>
          <w:tab/>
        </w:r>
        <w:r w:rsidRPr="00133C97">
          <w:rPr>
            <w:rStyle w:val="Hyperlink"/>
            <w:noProof/>
          </w:rPr>
          <w:t>Security Token Location</w:t>
        </w:r>
        <w:r>
          <w:rPr>
            <w:noProof/>
            <w:webHidden/>
          </w:rPr>
          <w:tab/>
        </w:r>
        <w:r>
          <w:rPr>
            <w:noProof/>
            <w:webHidden/>
          </w:rPr>
          <w:fldChar w:fldCharType="begin"/>
        </w:r>
        <w:r>
          <w:rPr>
            <w:noProof/>
            <w:webHidden/>
          </w:rPr>
          <w:instrText xml:space="preserve"> PAGEREF _Toc332199186 \h </w:instrText>
        </w:r>
        <w:r>
          <w:rPr>
            <w:noProof/>
            <w:webHidden/>
          </w:rPr>
        </w:r>
      </w:ins>
      <w:r>
        <w:rPr>
          <w:noProof/>
          <w:webHidden/>
        </w:rPr>
        <w:fldChar w:fldCharType="separate"/>
      </w:r>
      <w:ins w:id="100" w:author="Avin Mathew" w:date="2012-08-08T14:23:00Z">
        <w:r>
          <w:rPr>
            <w:noProof/>
            <w:webHidden/>
          </w:rPr>
          <w:t>25</w:t>
        </w:r>
        <w:r>
          <w:rPr>
            <w:noProof/>
            <w:webHidden/>
          </w:rPr>
          <w:fldChar w:fldCharType="end"/>
        </w:r>
        <w:r w:rsidRPr="00133C97">
          <w:rPr>
            <w:rStyle w:val="Hyperlink"/>
            <w:noProof/>
          </w:rPr>
          <w:fldChar w:fldCharType="end"/>
        </w:r>
      </w:ins>
    </w:p>
    <w:p w14:paraId="5578BA9D" w14:textId="77777777" w:rsidR="002200D7" w:rsidRDefault="002200D7">
      <w:pPr>
        <w:pStyle w:val="TOC3"/>
        <w:tabs>
          <w:tab w:val="left" w:pos="1320"/>
          <w:tab w:val="right" w:leader="dot" w:pos="8630"/>
        </w:tabs>
        <w:rPr>
          <w:ins w:id="101" w:author="Avin Mathew" w:date="2012-08-08T14:23:00Z"/>
          <w:rFonts w:asciiTheme="minorHAnsi" w:eastAsiaTheme="minorEastAsia" w:hAnsiTheme="minorHAnsi" w:cstheme="minorBidi"/>
          <w:noProof/>
          <w:szCs w:val="22"/>
          <w:lang w:val="en-AU" w:eastAsia="en-AU"/>
        </w:rPr>
      </w:pPr>
      <w:ins w:id="10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3.5.4</w:t>
        </w:r>
        <w:r>
          <w:rPr>
            <w:rFonts w:asciiTheme="minorHAnsi" w:eastAsiaTheme="minorEastAsia" w:hAnsiTheme="minorHAnsi" w:cstheme="minorBidi"/>
            <w:noProof/>
            <w:szCs w:val="22"/>
            <w:lang w:val="en-AU" w:eastAsia="en-AU"/>
          </w:rPr>
          <w:tab/>
        </w:r>
        <w:r w:rsidRPr="00133C97">
          <w:rPr>
            <w:rStyle w:val="Hyperlink"/>
            <w:noProof/>
          </w:rPr>
          <w:t>ISBM Service Provider Implementations</w:t>
        </w:r>
        <w:r>
          <w:rPr>
            <w:noProof/>
            <w:webHidden/>
          </w:rPr>
          <w:tab/>
        </w:r>
        <w:r>
          <w:rPr>
            <w:noProof/>
            <w:webHidden/>
          </w:rPr>
          <w:fldChar w:fldCharType="begin"/>
        </w:r>
        <w:r>
          <w:rPr>
            <w:noProof/>
            <w:webHidden/>
          </w:rPr>
          <w:instrText xml:space="preserve"> PAGEREF _Toc332199187 \h </w:instrText>
        </w:r>
        <w:r>
          <w:rPr>
            <w:noProof/>
            <w:webHidden/>
          </w:rPr>
        </w:r>
      </w:ins>
      <w:r>
        <w:rPr>
          <w:noProof/>
          <w:webHidden/>
        </w:rPr>
        <w:fldChar w:fldCharType="separate"/>
      </w:r>
      <w:ins w:id="103" w:author="Avin Mathew" w:date="2012-08-08T14:23:00Z">
        <w:r>
          <w:rPr>
            <w:noProof/>
            <w:webHidden/>
          </w:rPr>
          <w:t>26</w:t>
        </w:r>
        <w:r>
          <w:rPr>
            <w:noProof/>
            <w:webHidden/>
          </w:rPr>
          <w:fldChar w:fldCharType="end"/>
        </w:r>
        <w:r w:rsidRPr="00133C97">
          <w:rPr>
            <w:rStyle w:val="Hyperlink"/>
            <w:noProof/>
          </w:rPr>
          <w:fldChar w:fldCharType="end"/>
        </w:r>
      </w:ins>
    </w:p>
    <w:p w14:paraId="139C00AA" w14:textId="77777777" w:rsidR="002200D7" w:rsidRDefault="002200D7">
      <w:pPr>
        <w:pStyle w:val="TOC3"/>
        <w:tabs>
          <w:tab w:val="left" w:pos="1320"/>
          <w:tab w:val="right" w:leader="dot" w:pos="8630"/>
        </w:tabs>
        <w:rPr>
          <w:ins w:id="104" w:author="Avin Mathew" w:date="2012-08-08T14:23:00Z"/>
          <w:rFonts w:asciiTheme="minorHAnsi" w:eastAsiaTheme="minorEastAsia" w:hAnsiTheme="minorHAnsi" w:cstheme="minorBidi"/>
          <w:noProof/>
          <w:szCs w:val="22"/>
          <w:lang w:val="en-AU" w:eastAsia="en-AU"/>
        </w:rPr>
      </w:pPr>
      <w:ins w:id="10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3.5.5</w:t>
        </w:r>
        <w:r>
          <w:rPr>
            <w:rFonts w:asciiTheme="minorHAnsi" w:eastAsiaTheme="minorEastAsia" w:hAnsiTheme="minorHAnsi" w:cstheme="minorBidi"/>
            <w:noProof/>
            <w:szCs w:val="22"/>
            <w:lang w:val="en-AU" w:eastAsia="en-AU"/>
          </w:rPr>
          <w:tab/>
        </w:r>
        <w:r w:rsidRPr="00133C97">
          <w:rPr>
            <w:rStyle w:val="Hyperlink"/>
            <w:noProof/>
          </w:rPr>
          <w:t>ISBM Application Implementation Considerations</w:t>
        </w:r>
        <w:r>
          <w:rPr>
            <w:noProof/>
            <w:webHidden/>
          </w:rPr>
          <w:tab/>
        </w:r>
        <w:r>
          <w:rPr>
            <w:noProof/>
            <w:webHidden/>
          </w:rPr>
          <w:fldChar w:fldCharType="begin"/>
        </w:r>
        <w:r>
          <w:rPr>
            <w:noProof/>
            <w:webHidden/>
          </w:rPr>
          <w:instrText xml:space="preserve"> PAGEREF _Toc332199188 \h </w:instrText>
        </w:r>
        <w:r>
          <w:rPr>
            <w:noProof/>
            <w:webHidden/>
          </w:rPr>
        </w:r>
      </w:ins>
      <w:r>
        <w:rPr>
          <w:noProof/>
          <w:webHidden/>
        </w:rPr>
        <w:fldChar w:fldCharType="separate"/>
      </w:r>
      <w:ins w:id="106" w:author="Avin Mathew" w:date="2012-08-08T14:23:00Z">
        <w:r>
          <w:rPr>
            <w:noProof/>
            <w:webHidden/>
          </w:rPr>
          <w:t>26</w:t>
        </w:r>
        <w:r>
          <w:rPr>
            <w:noProof/>
            <w:webHidden/>
          </w:rPr>
          <w:fldChar w:fldCharType="end"/>
        </w:r>
        <w:r w:rsidRPr="00133C97">
          <w:rPr>
            <w:rStyle w:val="Hyperlink"/>
            <w:noProof/>
          </w:rPr>
          <w:fldChar w:fldCharType="end"/>
        </w:r>
      </w:ins>
    </w:p>
    <w:p w14:paraId="62D23540" w14:textId="77777777" w:rsidR="002200D7" w:rsidRDefault="002200D7">
      <w:pPr>
        <w:pStyle w:val="TOC1"/>
        <w:tabs>
          <w:tab w:val="left" w:pos="440"/>
        </w:tabs>
        <w:rPr>
          <w:ins w:id="107" w:author="Avin Mathew" w:date="2012-08-08T14:23:00Z"/>
          <w:rFonts w:asciiTheme="minorHAnsi" w:eastAsiaTheme="minorEastAsia" w:hAnsiTheme="minorHAnsi" w:cstheme="minorBidi"/>
          <w:noProof/>
          <w:szCs w:val="22"/>
          <w:lang w:val="en-AU" w:eastAsia="en-AU"/>
        </w:rPr>
      </w:pPr>
      <w:ins w:id="10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"_Toc332199189"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w:t>
        </w:r>
        <w:r>
          <w:rPr>
            <w:rFonts w:asciiTheme="minorHAnsi" w:eastAsiaTheme="minorEastAsia" w:hAnsiTheme="minorHAnsi" w:cstheme="minorBidi"/>
            <w:noProof/>
            <w:szCs w:val="22"/>
            <w:lang w:val="en-AU" w:eastAsia="en-AU"/>
          </w:rPr>
          <w:tab/>
        </w:r>
        <w:r w:rsidRPr="00133C97">
          <w:rPr>
            <w:rStyle w:val="Hyperlink"/>
            <w:noProof/>
          </w:rPr>
          <w:t>ISBM Service Provider Considerations</w:t>
        </w:r>
        <w:r>
          <w:rPr>
            <w:noProof/>
            <w:webHidden/>
          </w:rPr>
          <w:tab/>
        </w:r>
        <w:r>
          <w:rPr>
            <w:noProof/>
            <w:webHidden/>
          </w:rPr>
          <w:fldChar w:fldCharType="begin"/>
        </w:r>
        <w:r>
          <w:rPr>
            <w:noProof/>
            <w:webHidden/>
          </w:rPr>
          <w:instrText xml:space="preserve"> PAGEREF _Toc332199189 \h </w:instrText>
        </w:r>
        <w:r>
          <w:rPr>
            <w:noProof/>
            <w:webHidden/>
          </w:rPr>
        </w:r>
      </w:ins>
      <w:r>
        <w:rPr>
          <w:noProof/>
          <w:webHidden/>
        </w:rPr>
        <w:fldChar w:fldCharType="separate"/>
      </w:r>
      <w:ins w:id="109" w:author="Avin Mathew" w:date="2012-08-08T14:23:00Z">
        <w:r>
          <w:rPr>
            <w:noProof/>
            <w:webHidden/>
          </w:rPr>
          <w:t>26</w:t>
        </w:r>
        <w:r>
          <w:rPr>
            <w:noProof/>
            <w:webHidden/>
          </w:rPr>
          <w:fldChar w:fldCharType="end"/>
        </w:r>
        <w:r w:rsidRPr="00133C97">
          <w:rPr>
            <w:rStyle w:val="Hyperlink"/>
            <w:noProof/>
          </w:rPr>
          <w:fldChar w:fldCharType="end"/>
        </w:r>
      </w:ins>
    </w:p>
    <w:p w14:paraId="3551BAA2" w14:textId="77777777" w:rsidR="002200D7" w:rsidRDefault="002200D7">
      <w:pPr>
        <w:pStyle w:val="TOC2"/>
        <w:tabs>
          <w:tab w:val="left" w:pos="880"/>
          <w:tab w:val="right" w:leader="dot" w:pos="8630"/>
        </w:tabs>
        <w:rPr>
          <w:ins w:id="110" w:author="Avin Mathew" w:date="2012-08-08T14:23:00Z"/>
          <w:rFonts w:asciiTheme="minorHAnsi" w:eastAsiaTheme="minorEastAsia" w:hAnsiTheme="minorHAnsi" w:cstheme="minorBidi"/>
          <w:noProof/>
          <w:szCs w:val="22"/>
          <w:lang w:val="en-AU" w:eastAsia="en-AU"/>
        </w:rPr>
      </w:pPr>
      <w:ins w:id="11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4.1</w:t>
        </w:r>
        <w:r>
          <w:rPr>
            <w:rFonts w:asciiTheme="minorHAnsi" w:eastAsiaTheme="minorEastAsia" w:hAnsiTheme="minorHAnsi" w:cstheme="minorBidi"/>
            <w:noProof/>
            <w:szCs w:val="22"/>
            <w:lang w:val="en-AU" w:eastAsia="en-AU"/>
          </w:rPr>
          <w:tab/>
        </w:r>
        <w:r w:rsidRPr="00133C97">
          <w:rPr>
            <w:rStyle w:val="Hyperlink"/>
            <w:noProof/>
          </w:rPr>
          <w:t>Security Considerations</w:t>
        </w:r>
        <w:r>
          <w:rPr>
            <w:noProof/>
            <w:webHidden/>
          </w:rPr>
          <w:tab/>
        </w:r>
        <w:r>
          <w:rPr>
            <w:noProof/>
            <w:webHidden/>
          </w:rPr>
          <w:fldChar w:fldCharType="begin"/>
        </w:r>
        <w:r>
          <w:rPr>
            <w:noProof/>
            <w:webHidden/>
          </w:rPr>
          <w:instrText xml:space="preserve"> PAGEREF _Toc332199190 \h </w:instrText>
        </w:r>
        <w:r>
          <w:rPr>
            <w:noProof/>
            <w:webHidden/>
          </w:rPr>
        </w:r>
      </w:ins>
      <w:r>
        <w:rPr>
          <w:noProof/>
          <w:webHidden/>
        </w:rPr>
        <w:fldChar w:fldCharType="separate"/>
      </w:r>
      <w:ins w:id="112" w:author="Avin Mathew" w:date="2012-08-08T14:23:00Z">
        <w:r>
          <w:rPr>
            <w:noProof/>
            <w:webHidden/>
          </w:rPr>
          <w:t>26</w:t>
        </w:r>
        <w:r>
          <w:rPr>
            <w:noProof/>
            <w:webHidden/>
          </w:rPr>
          <w:fldChar w:fldCharType="end"/>
        </w:r>
        <w:r w:rsidRPr="00133C97">
          <w:rPr>
            <w:rStyle w:val="Hyperlink"/>
            <w:noProof/>
          </w:rPr>
          <w:fldChar w:fldCharType="end"/>
        </w:r>
      </w:ins>
    </w:p>
    <w:p w14:paraId="1B719F49" w14:textId="77777777" w:rsidR="002200D7" w:rsidRDefault="002200D7">
      <w:pPr>
        <w:pStyle w:val="TOC2"/>
        <w:tabs>
          <w:tab w:val="left" w:pos="880"/>
          <w:tab w:val="right" w:leader="dot" w:pos="8630"/>
        </w:tabs>
        <w:rPr>
          <w:ins w:id="113" w:author="Avin Mathew" w:date="2012-08-08T14:23:00Z"/>
          <w:rFonts w:asciiTheme="minorHAnsi" w:eastAsiaTheme="minorEastAsia" w:hAnsiTheme="minorHAnsi" w:cstheme="minorBidi"/>
          <w:noProof/>
          <w:szCs w:val="22"/>
          <w:lang w:val="en-AU" w:eastAsia="en-AU"/>
        </w:rPr>
      </w:pPr>
      <w:ins w:id="11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4.2</w:t>
        </w:r>
        <w:r>
          <w:rPr>
            <w:rFonts w:asciiTheme="minorHAnsi" w:eastAsiaTheme="minorEastAsia" w:hAnsiTheme="minorHAnsi" w:cstheme="minorBidi"/>
            <w:noProof/>
            <w:szCs w:val="22"/>
            <w:lang w:val="en-AU" w:eastAsia="en-AU"/>
          </w:rPr>
          <w:tab/>
        </w:r>
        <w:r w:rsidRPr="00133C97">
          <w:rPr>
            <w:rStyle w:val="Hyperlink"/>
            <w:noProof/>
          </w:rPr>
          <w:t>Notification</w:t>
        </w:r>
        <w:r>
          <w:rPr>
            <w:noProof/>
            <w:webHidden/>
          </w:rPr>
          <w:tab/>
        </w:r>
        <w:r>
          <w:rPr>
            <w:noProof/>
            <w:webHidden/>
          </w:rPr>
          <w:fldChar w:fldCharType="begin"/>
        </w:r>
        <w:r>
          <w:rPr>
            <w:noProof/>
            <w:webHidden/>
          </w:rPr>
          <w:instrText xml:space="preserve"> PAGEREF _Toc332199191 \h </w:instrText>
        </w:r>
        <w:r>
          <w:rPr>
            <w:noProof/>
            <w:webHidden/>
          </w:rPr>
        </w:r>
      </w:ins>
      <w:r>
        <w:rPr>
          <w:noProof/>
          <w:webHidden/>
        </w:rPr>
        <w:fldChar w:fldCharType="separate"/>
      </w:r>
      <w:ins w:id="115" w:author="Avin Mathew" w:date="2012-08-08T14:23:00Z">
        <w:r>
          <w:rPr>
            <w:noProof/>
            <w:webHidden/>
          </w:rPr>
          <w:t>27</w:t>
        </w:r>
        <w:r>
          <w:rPr>
            <w:noProof/>
            <w:webHidden/>
          </w:rPr>
          <w:fldChar w:fldCharType="end"/>
        </w:r>
        <w:r w:rsidRPr="00133C97">
          <w:rPr>
            <w:rStyle w:val="Hyperlink"/>
            <w:noProof/>
          </w:rPr>
          <w:fldChar w:fldCharType="end"/>
        </w:r>
      </w:ins>
    </w:p>
    <w:p w14:paraId="70F88377" w14:textId="77777777" w:rsidR="002200D7" w:rsidRDefault="002200D7">
      <w:pPr>
        <w:pStyle w:val="TOC2"/>
        <w:tabs>
          <w:tab w:val="left" w:pos="880"/>
          <w:tab w:val="right" w:leader="dot" w:pos="8630"/>
        </w:tabs>
        <w:rPr>
          <w:ins w:id="116" w:author="Avin Mathew" w:date="2012-08-08T14:23:00Z"/>
          <w:rFonts w:asciiTheme="minorHAnsi" w:eastAsiaTheme="minorEastAsia" w:hAnsiTheme="minorHAnsi" w:cstheme="minorBidi"/>
          <w:noProof/>
          <w:szCs w:val="22"/>
          <w:lang w:val="en-AU" w:eastAsia="en-AU"/>
        </w:rPr>
      </w:pPr>
      <w:ins w:id="11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4.3</w:t>
        </w:r>
        <w:r>
          <w:rPr>
            <w:rFonts w:asciiTheme="minorHAnsi" w:eastAsiaTheme="minorEastAsia" w:hAnsiTheme="minorHAnsi" w:cstheme="minorBidi"/>
            <w:noProof/>
            <w:szCs w:val="22"/>
            <w:lang w:val="en-AU" w:eastAsia="en-AU"/>
          </w:rPr>
          <w:tab/>
        </w:r>
        <w:r w:rsidRPr="00133C97">
          <w:rPr>
            <w:rStyle w:val="Hyperlink"/>
            <w:noProof/>
          </w:rPr>
          <w:t>Data Format Validation</w:t>
        </w:r>
        <w:r>
          <w:rPr>
            <w:noProof/>
            <w:webHidden/>
          </w:rPr>
          <w:tab/>
        </w:r>
        <w:r>
          <w:rPr>
            <w:noProof/>
            <w:webHidden/>
          </w:rPr>
          <w:fldChar w:fldCharType="begin"/>
        </w:r>
        <w:r>
          <w:rPr>
            <w:noProof/>
            <w:webHidden/>
          </w:rPr>
          <w:instrText xml:space="preserve"> PAGEREF _Toc332199192 \h </w:instrText>
        </w:r>
        <w:r>
          <w:rPr>
            <w:noProof/>
            <w:webHidden/>
          </w:rPr>
        </w:r>
      </w:ins>
      <w:r>
        <w:rPr>
          <w:noProof/>
          <w:webHidden/>
        </w:rPr>
        <w:fldChar w:fldCharType="separate"/>
      </w:r>
      <w:ins w:id="118" w:author="Avin Mathew" w:date="2012-08-08T14:23:00Z">
        <w:r>
          <w:rPr>
            <w:noProof/>
            <w:webHidden/>
          </w:rPr>
          <w:t>27</w:t>
        </w:r>
        <w:r>
          <w:rPr>
            <w:noProof/>
            <w:webHidden/>
          </w:rPr>
          <w:fldChar w:fldCharType="end"/>
        </w:r>
        <w:r w:rsidRPr="00133C97">
          <w:rPr>
            <w:rStyle w:val="Hyperlink"/>
            <w:noProof/>
          </w:rPr>
          <w:fldChar w:fldCharType="end"/>
        </w:r>
      </w:ins>
    </w:p>
    <w:p w14:paraId="08D8652B" w14:textId="77777777" w:rsidR="002200D7" w:rsidRDefault="002200D7">
      <w:pPr>
        <w:pStyle w:val="TOC2"/>
        <w:tabs>
          <w:tab w:val="left" w:pos="880"/>
          <w:tab w:val="right" w:leader="dot" w:pos="8630"/>
        </w:tabs>
        <w:rPr>
          <w:ins w:id="119" w:author="Avin Mathew" w:date="2012-08-08T14:23:00Z"/>
          <w:rFonts w:asciiTheme="minorHAnsi" w:eastAsiaTheme="minorEastAsia" w:hAnsiTheme="minorHAnsi" w:cstheme="minorBidi"/>
          <w:noProof/>
          <w:szCs w:val="22"/>
          <w:lang w:val="en-AU" w:eastAsia="en-AU"/>
        </w:rPr>
      </w:pPr>
      <w:ins w:id="120" w:author="Avin Mathew" w:date="2012-08-08T14:23:00Z">
        <w:r w:rsidRPr="00133C97">
          <w:rPr>
            <w:rStyle w:val="Hyperlink"/>
            <w:noProof/>
          </w:rPr>
          <w:lastRenderedPageBreak/>
          <w:fldChar w:fldCharType="begin"/>
        </w:r>
        <w:r w:rsidRPr="00133C97">
          <w:rPr>
            <w:rStyle w:val="Hyperlink"/>
            <w:noProof/>
          </w:rPr>
          <w:instrText xml:space="preserve"> </w:instrText>
        </w:r>
        <w:r>
          <w:rPr>
            <w:noProof/>
          </w:rPr>
          <w:instrText>HYPERLINK \l "_Toc332199193"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4.4</w:t>
        </w:r>
        <w:r>
          <w:rPr>
            <w:rFonts w:asciiTheme="minorHAnsi" w:eastAsiaTheme="minorEastAsia" w:hAnsiTheme="minorHAnsi" w:cstheme="minorBidi"/>
            <w:noProof/>
            <w:szCs w:val="22"/>
            <w:lang w:val="en-AU" w:eastAsia="en-AU"/>
          </w:rPr>
          <w:tab/>
        </w:r>
        <w:r w:rsidRPr="00133C97">
          <w:rPr>
            <w:rStyle w:val="Hyperlink"/>
            <w:noProof/>
          </w:rPr>
          <w:t>Allowed Application Checking</w:t>
        </w:r>
        <w:r>
          <w:rPr>
            <w:noProof/>
            <w:webHidden/>
          </w:rPr>
          <w:tab/>
        </w:r>
        <w:r>
          <w:rPr>
            <w:noProof/>
            <w:webHidden/>
          </w:rPr>
          <w:fldChar w:fldCharType="begin"/>
        </w:r>
        <w:r>
          <w:rPr>
            <w:noProof/>
            <w:webHidden/>
          </w:rPr>
          <w:instrText xml:space="preserve"> PAGEREF _Toc332199193 \h </w:instrText>
        </w:r>
        <w:r>
          <w:rPr>
            <w:noProof/>
            <w:webHidden/>
          </w:rPr>
        </w:r>
      </w:ins>
      <w:r>
        <w:rPr>
          <w:noProof/>
          <w:webHidden/>
        </w:rPr>
        <w:fldChar w:fldCharType="separate"/>
      </w:r>
      <w:ins w:id="121" w:author="Avin Mathew" w:date="2012-08-08T14:23:00Z">
        <w:r>
          <w:rPr>
            <w:noProof/>
            <w:webHidden/>
          </w:rPr>
          <w:t>27</w:t>
        </w:r>
        <w:r>
          <w:rPr>
            <w:noProof/>
            <w:webHidden/>
          </w:rPr>
          <w:fldChar w:fldCharType="end"/>
        </w:r>
        <w:r w:rsidRPr="00133C97">
          <w:rPr>
            <w:rStyle w:val="Hyperlink"/>
            <w:noProof/>
          </w:rPr>
          <w:fldChar w:fldCharType="end"/>
        </w:r>
      </w:ins>
    </w:p>
    <w:p w14:paraId="70ADDCB0" w14:textId="77777777" w:rsidR="002200D7" w:rsidRDefault="002200D7">
      <w:pPr>
        <w:pStyle w:val="TOC2"/>
        <w:tabs>
          <w:tab w:val="left" w:pos="880"/>
          <w:tab w:val="right" w:leader="dot" w:pos="8630"/>
        </w:tabs>
        <w:rPr>
          <w:ins w:id="122" w:author="Avin Mathew" w:date="2012-08-08T14:23:00Z"/>
          <w:rFonts w:asciiTheme="minorHAnsi" w:eastAsiaTheme="minorEastAsia" w:hAnsiTheme="minorHAnsi" w:cstheme="minorBidi"/>
          <w:noProof/>
          <w:szCs w:val="22"/>
          <w:lang w:val="en-AU" w:eastAsia="en-AU"/>
        </w:rPr>
      </w:pPr>
      <w:ins w:id="12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4.5</w:t>
        </w:r>
        <w:r>
          <w:rPr>
            <w:rFonts w:asciiTheme="minorHAnsi" w:eastAsiaTheme="minorEastAsia" w:hAnsiTheme="minorHAnsi" w:cstheme="minorBidi"/>
            <w:noProof/>
            <w:szCs w:val="22"/>
            <w:lang w:val="en-AU" w:eastAsia="en-AU"/>
          </w:rPr>
          <w:tab/>
        </w:r>
        <w:r w:rsidRPr="00133C97">
          <w:rPr>
            <w:rStyle w:val="Hyperlink"/>
            <w:noProof/>
          </w:rPr>
          <w:t>Data Exchange Logging</w:t>
        </w:r>
        <w:r>
          <w:rPr>
            <w:noProof/>
            <w:webHidden/>
          </w:rPr>
          <w:tab/>
        </w:r>
        <w:r>
          <w:rPr>
            <w:noProof/>
            <w:webHidden/>
          </w:rPr>
          <w:fldChar w:fldCharType="begin"/>
        </w:r>
        <w:r>
          <w:rPr>
            <w:noProof/>
            <w:webHidden/>
          </w:rPr>
          <w:instrText xml:space="preserve"> PAGEREF _Toc332199194 \h </w:instrText>
        </w:r>
        <w:r>
          <w:rPr>
            <w:noProof/>
            <w:webHidden/>
          </w:rPr>
        </w:r>
      </w:ins>
      <w:r>
        <w:rPr>
          <w:noProof/>
          <w:webHidden/>
        </w:rPr>
        <w:fldChar w:fldCharType="separate"/>
      </w:r>
      <w:ins w:id="124" w:author="Avin Mathew" w:date="2012-08-08T14:23:00Z">
        <w:r>
          <w:rPr>
            <w:noProof/>
            <w:webHidden/>
          </w:rPr>
          <w:t>27</w:t>
        </w:r>
        <w:r>
          <w:rPr>
            <w:noProof/>
            <w:webHidden/>
          </w:rPr>
          <w:fldChar w:fldCharType="end"/>
        </w:r>
        <w:r w:rsidRPr="00133C97">
          <w:rPr>
            <w:rStyle w:val="Hyperlink"/>
            <w:noProof/>
          </w:rPr>
          <w:fldChar w:fldCharType="end"/>
        </w:r>
      </w:ins>
    </w:p>
    <w:p w14:paraId="58F8435F" w14:textId="77777777" w:rsidR="002200D7" w:rsidRDefault="002200D7">
      <w:pPr>
        <w:pStyle w:val="TOC2"/>
        <w:tabs>
          <w:tab w:val="left" w:pos="880"/>
          <w:tab w:val="right" w:leader="dot" w:pos="8630"/>
        </w:tabs>
        <w:rPr>
          <w:ins w:id="125" w:author="Avin Mathew" w:date="2012-08-08T14:23:00Z"/>
          <w:rFonts w:asciiTheme="minorHAnsi" w:eastAsiaTheme="minorEastAsia" w:hAnsiTheme="minorHAnsi" w:cstheme="minorBidi"/>
          <w:noProof/>
          <w:szCs w:val="22"/>
          <w:lang w:val="en-AU" w:eastAsia="en-AU"/>
        </w:rPr>
      </w:pPr>
      <w:ins w:id="12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4.6</w:t>
        </w:r>
        <w:r>
          <w:rPr>
            <w:rFonts w:asciiTheme="minorHAnsi" w:eastAsiaTheme="minorEastAsia" w:hAnsiTheme="minorHAnsi" w:cstheme="minorBidi"/>
            <w:noProof/>
            <w:szCs w:val="22"/>
            <w:lang w:val="en-AU" w:eastAsia="en-AU"/>
          </w:rPr>
          <w:tab/>
        </w:r>
        <w:r w:rsidRPr="00133C97">
          <w:rPr>
            <w:rStyle w:val="Hyperlink"/>
            <w:noProof/>
          </w:rPr>
          <w:t>Common Error Handling</w:t>
        </w:r>
        <w:r>
          <w:rPr>
            <w:noProof/>
            <w:webHidden/>
          </w:rPr>
          <w:tab/>
        </w:r>
        <w:r>
          <w:rPr>
            <w:noProof/>
            <w:webHidden/>
          </w:rPr>
          <w:fldChar w:fldCharType="begin"/>
        </w:r>
        <w:r>
          <w:rPr>
            <w:noProof/>
            <w:webHidden/>
          </w:rPr>
          <w:instrText xml:space="preserve"> PAGEREF _Toc332199195 \h </w:instrText>
        </w:r>
        <w:r>
          <w:rPr>
            <w:noProof/>
            <w:webHidden/>
          </w:rPr>
        </w:r>
      </w:ins>
      <w:r>
        <w:rPr>
          <w:noProof/>
          <w:webHidden/>
        </w:rPr>
        <w:fldChar w:fldCharType="separate"/>
      </w:r>
      <w:ins w:id="127" w:author="Avin Mathew" w:date="2012-08-08T14:23:00Z">
        <w:r>
          <w:rPr>
            <w:noProof/>
            <w:webHidden/>
          </w:rPr>
          <w:t>27</w:t>
        </w:r>
        <w:r>
          <w:rPr>
            <w:noProof/>
            <w:webHidden/>
          </w:rPr>
          <w:fldChar w:fldCharType="end"/>
        </w:r>
        <w:r w:rsidRPr="00133C97">
          <w:rPr>
            <w:rStyle w:val="Hyperlink"/>
            <w:noProof/>
          </w:rPr>
          <w:fldChar w:fldCharType="end"/>
        </w:r>
      </w:ins>
    </w:p>
    <w:p w14:paraId="473D8208" w14:textId="77777777" w:rsidR="002200D7" w:rsidRDefault="002200D7">
      <w:pPr>
        <w:pStyle w:val="TOC2"/>
        <w:tabs>
          <w:tab w:val="left" w:pos="880"/>
          <w:tab w:val="right" w:leader="dot" w:pos="8630"/>
        </w:tabs>
        <w:rPr>
          <w:ins w:id="128" w:author="Avin Mathew" w:date="2012-08-08T14:23:00Z"/>
          <w:rFonts w:asciiTheme="minorHAnsi" w:eastAsiaTheme="minorEastAsia" w:hAnsiTheme="minorHAnsi" w:cstheme="minorBidi"/>
          <w:noProof/>
          <w:szCs w:val="22"/>
          <w:lang w:val="en-AU" w:eastAsia="en-AU"/>
        </w:rPr>
      </w:pPr>
      <w:ins w:id="12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4.7</w:t>
        </w:r>
        <w:r>
          <w:rPr>
            <w:rFonts w:asciiTheme="minorHAnsi" w:eastAsiaTheme="minorEastAsia" w:hAnsiTheme="minorHAnsi" w:cstheme="minorBidi"/>
            <w:noProof/>
            <w:szCs w:val="22"/>
            <w:lang w:val="en-AU" w:eastAsia="en-AU"/>
          </w:rPr>
          <w:tab/>
        </w:r>
        <w:r w:rsidRPr="00133C97">
          <w:rPr>
            <w:rStyle w:val="Hyperlink"/>
            <w:noProof/>
          </w:rPr>
          <w:t>Data Transformation Services</w:t>
        </w:r>
        <w:r>
          <w:rPr>
            <w:noProof/>
            <w:webHidden/>
          </w:rPr>
          <w:tab/>
        </w:r>
        <w:r>
          <w:rPr>
            <w:noProof/>
            <w:webHidden/>
          </w:rPr>
          <w:fldChar w:fldCharType="begin"/>
        </w:r>
        <w:r>
          <w:rPr>
            <w:noProof/>
            <w:webHidden/>
          </w:rPr>
          <w:instrText xml:space="preserve"> PAGEREF _Toc332199196 \h </w:instrText>
        </w:r>
        <w:r>
          <w:rPr>
            <w:noProof/>
            <w:webHidden/>
          </w:rPr>
        </w:r>
      </w:ins>
      <w:r>
        <w:rPr>
          <w:noProof/>
          <w:webHidden/>
        </w:rPr>
        <w:fldChar w:fldCharType="separate"/>
      </w:r>
      <w:ins w:id="130" w:author="Avin Mathew" w:date="2012-08-08T14:23:00Z">
        <w:r>
          <w:rPr>
            <w:noProof/>
            <w:webHidden/>
          </w:rPr>
          <w:t>27</w:t>
        </w:r>
        <w:r>
          <w:rPr>
            <w:noProof/>
            <w:webHidden/>
          </w:rPr>
          <w:fldChar w:fldCharType="end"/>
        </w:r>
        <w:r w:rsidRPr="00133C97">
          <w:rPr>
            <w:rStyle w:val="Hyperlink"/>
            <w:noProof/>
          </w:rPr>
          <w:fldChar w:fldCharType="end"/>
        </w:r>
      </w:ins>
    </w:p>
    <w:p w14:paraId="1DB243AD" w14:textId="77777777" w:rsidR="002200D7" w:rsidRDefault="002200D7">
      <w:pPr>
        <w:pStyle w:val="TOC2"/>
        <w:tabs>
          <w:tab w:val="left" w:pos="880"/>
          <w:tab w:val="right" w:leader="dot" w:pos="8630"/>
        </w:tabs>
        <w:rPr>
          <w:ins w:id="131" w:author="Avin Mathew" w:date="2012-08-08T14:23:00Z"/>
          <w:rFonts w:asciiTheme="minorHAnsi" w:eastAsiaTheme="minorEastAsia" w:hAnsiTheme="minorHAnsi" w:cstheme="minorBidi"/>
          <w:noProof/>
          <w:szCs w:val="22"/>
          <w:lang w:val="en-AU" w:eastAsia="en-AU"/>
        </w:rPr>
      </w:pPr>
      <w:ins w:id="13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4.8</w:t>
        </w:r>
        <w:r>
          <w:rPr>
            <w:rFonts w:asciiTheme="minorHAnsi" w:eastAsiaTheme="minorEastAsia" w:hAnsiTheme="minorHAnsi" w:cstheme="minorBidi"/>
            <w:noProof/>
            <w:szCs w:val="22"/>
            <w:lang w:val="en-AU" w:eastAsia="en-AU"/>
          </w:rPr>
          <w:tab/>
        </w:r>
        <w:r w:rsidRPr="00133C97">
          <w:rPr>
            <w:rStyle w:val="Hyperlink"/>
            <w:noProof/>
          </w:rPr>
          <w:t>Cross Company Bridge</w:t>
        </w:r>
        <w:r>
          <w:rPr>
            <w:noProof/>
            <w:webHidden/>
          </w:rPr>
          <w:tab/>
        </w:r>
        <w:r>
          <w:rPr>
            <w:noProof/>
            <w:webHidden/>
          </w:rPr>
          <w:fldChar w:fldCharType="begin"/>
        </w:r>
        <w:r>
          <w:rPr>
            <w:noProof/>
            <w:webHidden/>
          </w:rPr>
          <w:instrText xml:space="preserve"> PAGEREF _Toc332199197 \h </w:instrText>
        </w:r>
        <w:r>
          <w:rPr>
            <w:noProof/>
            <w:webHidden/>
          </w:rPr>
        </w:r>
      </w:ins>
      <w:r>
        <w:rPr>
          <w:noProof/>
          <w:webHidden/>
        </w:rPr>
        <w:fldChar w:fldCharType="separate"/>
      </w:r>
      <w:ins w:id="133" w:author="Avin Mathew" w:date="2012-08-08T14:23:00Z">
        <w:r>
          <w:rPr>
            <w:noProof/>
            <w:webHidden/>
          </w:rPr>
          <w:t>28</w:t>
        </w:r>
        <w:r>
          <w:rPr>
            <w:noProof/>
            <w:webHidden/>
          </w:rPr>
          <w:fldChar w:fldCharType="end"/>
        </w:r>
        <w:r w:rsidRPr="00133C97">
          <w:rPr>
            <w:rStyle w:val="Hyperlink"/>
            <w:noProof/>
          </w:rPr>
          <w:fldChar w:fldCharType="end"/>
        </w:r>
      </w:ins>
    </w:p>
    <w:p w14:paraId="5ADB045C" w14:textId="77777777" w:rsidR="002200D7" w:rsidRDefault="002200D7">
      <w:pPr>
        <w:pStyle w:val="TOC1"/>
        <w:tabs>
          <w:tab w:val="left" w:pos="440"/>
        </w:tabs>
        <w:rPr>
          <w:ins w:id="134" w:author="Avin Mathew" w:date="2012-08-08T14:23:00Z"/>
          <w:rFonts w:asciiTheme="minorHAnsi" w:eastAsiaTheme="minorEastAsia" w:hAnsiTheme="minorHAnsi" w:cstheme="minorBidi"/>
          <w:noProof/>
          <w:szCs w:val="22"/>
          <w:lang w:val="en-AU" w:eastAsia="en-AU"/>
        </w:rPr>
      </w:pPr>
      <w:ins w:id="13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w:t>
        </w:r>
        <w:r>
          <w:rPr>
            <w:rFonts w:asciiTheme="minorHAnsi" w:eastAsiaTheme="minorEastAsia" w:hAnsiTheme="minorHAnsi" w:cstheme="minorBidi"/>
            <w:noProof/>
            <w:szCs w:val="22"/>
            <w:lang w:val="en-AU" w:eastAsia="en-AU"/>
          </w:rPr>
          <w:tab/>
        </w:r>
        <w:r w:rsidRPr="00133C97">
          <w:rPr>
            <w:rStyle w:val="Hyperlink"/>
            <w:noProof/>
          </w:rPr>
          <w:t>Service Definitions</w:t>
        </w:r>
        <w:r>
          <w:rPr>
            <w:noProof/>
            <w:webHidden/>
          </w:rPr>
          <w:tab/>
        </w:r>
        <w:r>
          <w:rPr>
            <w:noProof/>
            <w:webHidden/>
          </w:rPr>
          <w:fldChar w:fldCharType="begin"/>
        </w:r>
        <w:r>
          <w:rPr>
            <w:noProof/>
            <w:webHidden/>
          </w:rPr>
          <w:instrText xml:space="preserve"> PAGEREF _Toc332199198 \h </w:instrText>
        </w:r>
        <w:r>
          <w:rPr>
            <w:noProof/>
            <w:webHidden/>
          </w:rPr>
        </w:r>
      </w:ins>
      <w:r>
        <w:rPr>
          <w:noProof/>
          <w:webHidden/>
        </w:rPr>
        <w:fldChar w:fldCharType="separate"/>
      </w:r>
      <w:ins w:id="136" w:author="Avin Mathew" w:date="2012-08-08T14:23:00Z">
        <w:r>
          <w:rPr>
            <w:noProof/>
            <w:webHidden/>
          </w:rPr>
          <w:t>30</w:t>
        </w:r>
        <w:r>
          <w:rPr>
            <w:noProof/>
            <w:webHidden/>
          </w:rPr>
          <w:fldChar w:fldCharType="end"/>
        </w:r>
        <w:r w:rsidRPr="00133C97">
          <w:rPr>
            <w:rStyle w:val="Hyperlink"/>
            <w:noProof/>
          </w:rPr>
          <w:fldChar w:fldCharType="end"/>
        </w:r>
      </w:ins>
    </w:p>
    <w:p w14:paraId="1F432653" w14:textId="77777777" w:rsidR="002200D7" w:rsidRDefault="002200D7">
      <w:pPr>
        <w:pStyle w:val="TOC2"/>
        <w:tabs>
          <w:tab w:val="left" w:pos="880"/>
          <w:tab w:val="right" w:leader="dot" w:pos="8630"/>
        </w:tabs>
        <w:rPr>
          <w:ins w:id="137" w:author="Avin Mathew" w:date="2012-08-08T14:23:00Z"/>
          <w:rFonts w:asciiTheme="minorHAnsi" w:eastAsiaTheme="minorEastAsia" w:hAnsiTheme="minorHAnsi" w:cstheme="minorBidi"/>
          <w:noProof/>
          <w:szCs w:val="22"/>
          <w:lang w:val="en-AU" w:eastAsia="en-AU"/>
        </w:rPr>
      </w:pPr>
      <w:ins w:id="13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"_Toc332199199"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5.1</w:t>
        </w:r>
        <w:r>
          <w:rPr>
            <w:rFonts w:asciiTheme="minorHAnsi" w:eastAsiaTheme="minorEastAsia" w:hAnsiTheme="minorHAnsi" w:cstheme="minorBidi"/>
            <w:noProof/>
            <w:szCs w:val="22"/>
            <w:lang w:val="en-AU" w:eastAsia="en-AU"/>
          </w:rPr>
          <w:tab/>
        </w:r>
        <w:r w:rsidRPr="00133C97">
          <w:rPr>
            <w:rStyle w:val="Hyperlink"/>
            <w:noProof/>
          </w:rPr>
          <w:t>Data Dictionary</w:t>
        </w:r>
        <w:r>
          <w:rPr>
            <w:noProof/>
            <w:webHidden/>
          </w:rPr>
          <w:tab/>
        </w:r>
        <w:r>
          <w:rPr>
            <w:noProof/>
            <w:webHidden/>
          </w:rPr>
          <w:fldChar w:fldCharType="begin"/>
        </w:r>
        <w:r>
          <w:rPr>
            <w:noProof/>
            <w:webHidden/>
          </w:rPr>
          <w:instrText xml:space="preserve"> PAGEREF _Toc332199199 \h </w:instrText>
        </w:r>
        <w:r>
          <w:rPr>
            <w:noProof/>
            <w:webHidden/>
          </w:rPr>
        </w:r>
      </w:ins>
      <w:r>
        <w:rPr>
          <w:noProof/>
          <w:webHidden/>
        </w:rPr>
        <w:fldChar w:fldCharType="separate"/>
      </w:r>
      <w:ins w:id="139" w:author="Avin Mathew" w:date="2012-08-08T14:23:00Z">
        <w:r>
          <w:rPr>
            <w:noProof/>
            <w:webHidden/>
          </w:rPr>
          <w:t>30</w:t>
        </w:r>
        <w:r>
          <w:rPr>
            <w:noProof/>
            <w:webHidden/>
          </w:rPr>
          <w:fldChar w:fldCharType="end"/>
        </w:r>
        <w:r w:rsidRPr="00133C97">
          <w:rPr>
            <w:rStyle w:val="Hyperlink"/>
            <w:noProof/>
          </w:rPr>
          <w:fldChar w:fldCharType="end"/>
        </w:r>
      </w:ins>
    </w:p>
    <w:p w14:paraId="6E21FD04" w14:textId="77777777" w:rsidR="002200D7" w:rsidRDefault="002200D7">
      <w:pPr>
        <w:pStyle w:val="TOC2"/>
        <w:tabs>
          <w:tab w:val="left" w:pos="880"/>
          <w:tab w:val="right" w:leader="dot" w:pos="8630"/>
        </w:tabs>
        <w:rPr>
          <w:ins w:id="140" w:author="Avin Mathew" w:date="2012-08-08T14:23:00Z"/>
          <w:rFonts w:asciiTheme="minorHAnsi" w:eastAsiaTheme="minorEastAsia" w:hAnsiTheme="minorHAnsi" w:cstheme="minorBidi"/>
          <w:noProof/>
          <w:szCs w:val="22"/>
          <w:lang w:val="en-AU" w:eastAsia="en-AU"/>
        </w:rPr>
      </w:pPr>
      <w:ins w:id="14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w:t>
        </w:r>
        <w:r>
          <w:rPr>
            <w:rFonts w:asciiTheme="minorHAnsi" w:eastAsiaTheme="minorEastAsia" w:hAnsiTheme="minorHAnsi" w:cstheme="minorBidi"/>
            <w:noProof/>
            <w:szCs w:val="22"/>
            <w:lang w:val="en-AU" w:eastAsia="en-AU"/>
          </w:rPr>
          <w:tab/>
        </w:r>
        <w:r w:rsidRPr="00133C97">
          <w:rPr>
            <w:rStyle w:val="Hyperlink"/>
            <w:noProof/>
          </w:rPr>
          <w:t>ISBM Channel Management Services</w:t>
        </w:r>
        <w:r>
          <w:rPr>
            <w:noProof/>
            <w:webHidden/>
          </w:rPr>
          <w:tab/>
        </w:r>
        <w:r>
          <w:rPr>
            <w:noProof/>
            <w:webHidden/>
          </w:rPr>
          <w:fldChar w:fldCharType="begin"/>
        </w:r>
        <w:r>
          <w:rPr>
            <w:noProof/>
            <w:webHidden/>
          </w:rPr>
          <w:instrText xml:space="preserve"> PAGEREF _Toc332199200 \h </w:instrText>
        </w:r>
        <w:r>
          <w:rPr>
            <w:noProof/>
            <w:webHidden/>
          </w:rPr>
        </w:r>
      </w:ins>
      <w:r>
        <w:rPr>
          <w:noProof/>
          <w:webHidden/>
        </w:rPr>
        <w:fldChar w:fldCharType="separate"/>
      </w:r>
      <w:ins w:id="142" w:author="Avin Mathew" w:date="2012-08-08T14:23:00Z">
        <w:r>
          <w:rPr>
            <w:noProof/>
            <w:webHidden/>
          </w:rPr>
          <w:t>30</w:t>
        </w:r>
        <w:r>
          <w:rPr>
            <w:noProof/>
            <w:webHidden/>
          </w:rPr>
          <w:fldChar w:fldCharType="end"/>
        </w:r>
        <w:r w:rsidRPr="00133C97">
          <w:rPr>
            <w:rStyle w:val="Hyperlink"/>
            <w:noProof/>
          </w:rPr>
          <w:fldChar w:fldCharType="end"/>
        </w:r>
      </w:ins>
    </w:p>
    <w:p w14:paraId="28F46B81" w14:textId="77777777" w:rsidR="002200D7" w:rsidRDefault="002200D7">
      <w:pPr>
        <w:pStyle w:val="TOC3"/>
        <w:tabs>
          <w:tab w:val="left" w:pos="1320"/>
          <w:tab w:val="right" w:leader="dot" w:pos="8630"/>
        </w:tabs>
        <w:rPr>
          <w:ins w:id="143" w:author="Avin Mathew" w:date="2012-08-08T14:23:00Z"/>
          <w:rFonts w:asciiTheme="minorHAnsi" w:eastAsiaTheme="minorEastAsia" w:hAnsiTheme="minorHAnsi" w:cstheme="minorBidi"/>
          <w:noProof/>
          <w:szCs w:val="22"/>
          <w:lang w:val="en-AU" w:eastAsia="en-AU"/>
        </w:rPr>
      </w:pPr>
      <w:ins w:id="14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5.2.1</w:t>
        </w:r>
        <w:r>
          <w:rPr>
            <w:rFonts w:asciiTheme="minorHAnsi" w:eastAsiaTheme="minorEastAsia" w:hAnsiTheme="minorHAnsi" w:cstheme="minorBidi"/>
            <w:noProof/>
            <w:szCs w:val="22"/>
            <w:lang w:val="en-AU" w:eastAsia="en-AU"/>
          </w:rPr>
          <w:tab/>
        </w:r>
        <w:r w:rsidRPr="00133C97">
          <w:rPr>
            <w:rStyle w:val="Hyperlink"/>
            <w:noProof/>
          </w:rPr>
          <w:t>Create Channel</w:t>
        </w:r>
        <w:r>
          <w:rPr>
            <w:noProof/>
            <w:webHidden/>
          </w:rPr>
          <w:tab/>
        </w:r>
        <w:r>
          <w:rPr>
            <w:noProof/>
            <w:webHidden/>
          </w:rPr>
          <w:fldChar w:fldCharType="begin"/>
        </w:r>
        <w:r>
          <w:rPr>
            <w:noProof/>
            <w:webHidden/>
          </w:rPr>
          <w:instrText xml:space="preserve"> PAGEREF _Toc332199201 \h </w:instrText>
        </w:r>
        <w:r>
          <w:rPr>
            <w:noProof/>
            <w:webHidden/>
          </w:rPr>
        </w:r>
      </w:ins>
      <w:r>
        <w:rPr>
          <w:noProof/>
          <w:webHidden/>
        </w:rPr>
        <w:fldChar w:fldCharType="separate"/>
      </w:r>
      <w:ins w:id="145" w:author="Avin Mathew" w:date="2012-08-08T14:23:00Z">
        <w:r>
          <w:rPr>
            <w:noProof/>
            <w:webHidden/>
          </w:rPr>
          <w:t>30</w:t>
        </w:r>
        <w:r>
          <w:rPr>
            <w:noProof/>
            <w:webHidden/>
          </w:rPr>
          <w:fldChar w:fldCharType="end"/>
        </w:r>
        <w:r w:rsidRPr="00133C97">
          <w:rPr>
            <w:rStyle w:val="Hyperlink"/>
            <w:noProof/>
          </w:rPr>
          <w:fldChar w:fldCharType="end"/>
        </w:r>
      </w:ins>
    </w:p>
    <w:p w14:paraId="43CD00D1" w14:textId="77777777" w:rsidR="002200D7" w:rsidRDefault="002200D7">
      <w:pPr>
        <w:pStyle w:val="TOC3"/>
        <w:tabs>
          <w:tab w:val="left" w:pos="1320"/>
          <w:tab w:val="right" w:leader="dot" w:pos="8630"/>
        </w:tabs>
        <w:rPr>
          <w:ins w:id="146" w:author="Avin Mathew" w:date="2012-08-08T14:23:00Z"/>
          <w:rFonts w:asciiTheme="minorHAnsi" w:eastAsiaTheme="minorEastAsia" w:hAnsiTheme="minorHAnsi" w:cstheme="minorBidi"/>
          <w:noProof/>
          <w:szCs w:val="22"/>
          <w:lang w:val="en-AU" w:eastAsia="en-AU"/>
        </w:rPr>
      </w:pPr>
      <w:ins w:id="14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5.2.2</w:t>
        </w:r>
        <w:r>
          <w:rPr>
            <w:rFonts w:asciiTheme="minorHAnsi" w:eastAsiaTheme="minorEastAsia" w:hAnsiTheme="minorHAnsi" w:cstheme="minorBidi"/>
            <w:noProof/>
            <w:szCs w:val="22"/>
            <w:lang w:val="en-AU" w:eastAsia="en-AU"/>
          </w:rPr>
          <w:tab/>
        </w:r>
        <w:r w:rsidRPr="00133C97">
          <w:rPr>
            <w:rStyle w:val="Hyperlink"/>
            <w:noProof/>
          </w:rPr>
          <w:t>Add Security Tokens</w:t>
        </w:r>
        <w:r>
          <w:rPr>
            <w:noProof/>
            <w:webHidden/>
          </w:rPr>
          <w:tab/>
        </w:r>
        <w:r>
          <w:rPr>
            <w:noProof/>
            <w:webHidden/>
          </w:rPr>
          <w:fldChar w:fldCharType="begin"/>
        </w:r>
        <w:r>
          <w:rPr>
            <w:noProof/>
            <w:webHidden/>
          </w:rPr>
          <w:instrText xml:space="preserve"> PAGEREF _Toc332199202 \h </w:instrText>
        </w:r>
        <w:r>
          <w:rPr>
            <w:noProof/>
            <w:webHidden/>
          </w:rPr>
        </w:r>
      </w:ins>
      <w:r>
        <w:rPr>
          <w:noProof/>
          <w:webHidden/>
        </w:rPr>
        <w:fldChar w:fldCharType="separate"/>
      </w:r>
      <w:ins w:id="148" w:author="Avin Mathew" w:date="2012-08-08T14:23:00Z">
        <w:r>
          <w:rPr>
            <w:noProof/>
            <w:webHidden/>
          </w:rPr>
          <w:t>31</w:t>
        </w:r>
        <w:r>
          <w:rPr>
            <w:noProof/>
            <w:webHidden/>
          </w:rPr>
          <w:fldChar w:fldCharType="end"/>
        </w:r>
        <w:r w:rsidRPr="00133C97">
          <w:rPr>
            <w:rStyle w:val="Hyperlink"/>
            <w:noProof/>
          </w:rPr>
          <w:fldChar w:fldCharType="end"/>
        </w:r>
      </w:ins>
    </w:p>
    <w:p w14:paraId="2AA51A4F" w14:textId="77777777" w:rsidR="002200D7" w:rsidRDefault="002200D7">
      <w:pPr>
        <w:pStyle w:val="TOC3"/>
        <w:tabs>
          <w:tab w:val="left" w:pos="1320"/>
          <w:tab w:val="right" w:leader="dot" w:pos="8630"/>
        </w:tabs>
        <w:rPr>
          <w:ins w:id="149" w:author="Avin Mathew" w:date="2012-08-08T14:23:00Z"/>
          <w:rFonts w:asciiTheme="minorHAnsi" w:eastAsiaTheme="minorEastAsia" w:hAnsiTheme="minorHAnsi" w:cstheme="minorBidi"/>
          <w:noProof/>
          <w:szCs w:val="22"/>
          <w:lang w:val="en-AU" w:eastAsia="en-AU"/>
        </w:rPr>
      </w:pPr>
      <w:ins w:id="15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5.2.3</w:t>
        </w:r>
        <w:r>
          <w:rPr>
            <w:rFonts w:asciiTheme="minorHAnsi" w:eastAsiaTheme="minorEastAsia" w:hAnsiTheme="minorHAnsi" w:cstheme="minorBidi"/>
            <w:noProof/>
            <w:szCs w:val="22"/>
            <w:lang w:val="en-AU" w:eastAsia="en-AU"/>
          </w:rPr>
          <w:tab/>
        </w:r>
        <w:r w:rsidRPr="00133C97">
          <w:rPr>
            <w:rStyle w:val="Hyperlink"/>
            <w:noProof/>
          </w:rPr>
          <w:t>Remove Security Tokens</w:t>
        </w:r>
        <w:r>
          <w:rPr>
            <w:noProof/>
            <w:webHidden/>
          </w:rPr>
          <w:tab/>
        </w:r>
        <w:r>
          <w:rPr>
            <w:noProof/>
            <w:webHidden/>
          </w:rPr>
          <w:fldChar w:fldCharType="begin"/>
        </w:r>
        <w:r>
          <w:rPr>
            <w:noProof/>
            <w:webHidden/>
          </w:rPr>
          <w:instrText xml:space="preserve"> PAGEREF _Toc332199203 \h </w:instrText>
        </w:r>
        <w:r>
          <w:rPr>
            <w:noProof/>
            <w:webHidden/>
          </w:rPr>
        </w:r>
      </w:ins>
      <w:r>
        <w:rPr>
          <w:noProof/>
          <w:webHidden/>
        </w:rPr>
        <w:fldChar w:fldCharType="separate"/>
      </w:r>
      <w:ins w:id="151" w:author="Avin Mathew" w:date="2012-08-08T14:23:00Z">
        <w:r>
          <w:rPr>
            <w:noProof/>
            <w:webHidden/>
          </w:rPr>
          <w:t>31</w:t>
        </w:r>
        <w:r>
          <w:rPr>
            <w:noProof/>
            <w:webHidden/>
          </w:rPr>
          <w:fldChar w:fldCharType="end"/>
        </w:r>
        <w:r w:rsidRPr="00133C97">
          <w:rPr>
            <w:rStyle w:val="Hyperlink"/>
            <w:noProof/>
          </w:rPr>
          <w:fldChar w:fldCharType="end"/>
        </w:r>
      </w:ins>
    </w:p>
    <w:p w14:paraId="1AEF0E03" w14:textId="77777777" w:rsidR="002200D7" w:rsidRDefault="002200D7">
      <w:pPr>
        <w:pStyle w:val="TOC3"/>
        <w:tabs>
          <w:tab w:val="left" w:pos="1320"/>
          <w:tab w:val="right" w:leader="dot" w:pos="8630"/>
        </w:tabs>
        <w:rPr>
          <w:ins w:id="152" w:author="Avin Mathew" w:date="2012-08-08T14:23:00Z"/>
          <w:rFonts w:asciiTheme="minorHAnsi" w:eastAsiaTheme="minorEastAsia" w:hAnsiTheme="minorHAnsi" w:cstheme="minorBidi"/>
          <w:noProof/>
          <w:szCs w:val="22"/>
          <w:lang w:val="en-AU" w:eastAsia="en-AU"/>
        </w:rPr>
      </w:pPr>
      <w:ins w:id="15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5.2.4</w:t>
        </w:r>
        <w:r>
          <w:rPr>
            <w:rFonts w:asciiTheme="minorHAnsi" w:eastAsiaTheme="minorEastAsia" w:hAnsiTheme="minorHAnsi" w:cstheme="minorBidi"/>
            <w:noProof/>
            <w:szCs w:val="22"/>
            <w:lang w:val="en-AU" w:eastAsia="en-AU"/>
          </w:rPr>
          <w:tab/>
        </w:r>
        <w:r w:rsidRPr="00133C97">
          <w:rPr>
            <w:rStyle w:val="Hyperlink"/>
            <w:noProof/>
          </w:rPr>
          <w:t>Delete Channel</w:t>
        </w:r>
        <w:r>
          <w:rPr>
            <w:noProof/>
            <w:webHidden/>
          </w:rPr>
          <w:tab/>
        </w:r>
        <w:r>
          <w:rPr>
            <w:noProof/>
            <w:webHidden/>
          </w:rPr>
          <w:fldChar w:fldCharType="begin"/>
        </w:r>
        <w:r>
          <w:rPr>
            <w:noProof/>
            <w:webHidden/>
          </w:rPr>
          <w:instrText xml:space="preserve"> PAGEREF _Toc332199204 \h </w:instrText>
        </w:r>
        <w:r>
          <w:rPr>
            <w:noProof/>
            <w:webHidden/>
          </w:rPr>
        </w:r>
      </w:ins>
      <w:r>
        <w:rPr>
          <w:noProof/>
          <w:webHidden/>
        </w:rPr>
        <w:fldChar w:fldCharType="separate"/>
      </w:r>
      <w:ins w:id="154" w:author="Avin Mathew" w:date="2012-08-08T14:23:00Z">
        <w:r>
          <w:rPr>
            <w:noProof/>
            <w:webHidden/>
          </w:rPr>
          <w:t>31</w:t>
        </w:r>
        <w:r>
          <w:rPr>
            <w:noProof/>
            <w:webHidden/>
          </w:rPr>
          <w:fldChar w:fldCharType="end"/>
        </w:r>
        <w:r w:rsidRPr="00133C97">
          <w:rPr>
            <w:rStyle w:val="Hyperlink"/>
            <w:noProof/>
          </w:rPr>
          <w:fldChar w:fldCharType="end"/>
        </w:r>
      </w:ins>
    </w:p>
    <w:p w14:paraId="5FF93D3D" w14:textId="77777777" w:rsidR="002200D7" w:rsidRDefault="002200D7">
      <w:pPr>
        <w:pStyle w:val="TOC3"/>
        <w:tabs>
          <w:tab w:val="left" w:pos="1320"/>
          <w:tab w:val="right" w:leader="dot" w:pos="8630"/>
        </w:tabs>
        <w:rPr>
          <w:ins w:id="155" w:author="Avin Mathew" w:date="2012-08-08T14:23:00Z"/>
          <w:rFonts w:asciiTheme="minorHAnsi" w:eastAsiaTheme="minorEastAsia" w:hAnsiTheme="minorHAnsi" w:cstheme="minorBidi"/>
          <w:noProof/>
          <w:szCs w:val="22"/>
          <w:lang w:val="en-AU" w:eastAsia="en-AU"/>
        </w:rPr>
      </w:pPr>
      <w:ins w:id="15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5.2.5</w:t>
        </w:r>
        <w:r>
          <w:rPr>
            <w:rFonts w:asciiTheme="minorHAnsi" w:eastAsiaTheme="minorEastAsia" w:hAnsiTheme="minorHAnsi" w:cstheme="minorBidi"/>
            <w:noProof/>
            <w:szCs w:val="22"/>
            <w:lang w:val="en-AU" w:eastAsia="en-AU"/>
          </w:rPr>
          <w:tab/>
        </w:r>
        <w:r w:rsidRPr="00133C97">
          <w:rPr>
            <w:rStyle w:val="Hyperlink"/>
            <w:noProof/>
          </w:rPr>
          <w:t>Get Channel</w:t>
        </w:r>
        <w:r>
          <w:rPr>
            <w:noProof/>
            <w:webHidden/>
          </w:rPr>
          <w:tab/>
        </w:r>
        <w:r>
          <w:rPr>
            <w:noProof/>
            <w:webHidden/>
          </w:rPr>
          <w:fldChar w:fldCharType="begin"/>
        </w:r>
        <w:r>
          <w:rPr>
            <w:noProof/>
            <w:webHidden/>
          </w:rPr>
          <w:instrText xml:space="preserve"> PAGEREF _Toc332199205 \h </w:instrText>
        </w:r>
        <w:r>
          <w:rPr>
            <w:noProof/>
            <w:webHidden/>
          </w:rPr>
        </w:r>
      </w:ins>
      <w:r>
        <w:rPr>
          <w:noProof/>
          <w:webHidden/>
        </w:rPr>
        <w:fldChar w:fldCharType="separate"/>
      </w:r>
      <w:ins w:id="157" w:author="Avin Mathew" w:date="2012-08-08T14:23:00Z">
        <w:r>
          <w:rPr>
            <w:noProof/>
            <w:webHidden/>
          </w:rPr>
          <w:t>32</w:t>
        </w:r>
        <w:r>
          <w:rPr>
            <w:noProof/>
            <w:webHidden/>
          </w:rPr>
          <w:fldChar w:fldCharType="end"/>
        </w:r>
        <w:r w:rsidRPr="00133C97">
          <w:rPr>
            <w:rStyle w:val="Hyperlink"/>
            <w:noProof/>
          </w:rPr>
          <w:fldChar w:fldCharType="end"/>
        </w:r>
      </w:ins>
    </w:p>
    <w:p w14:paraId="77AF372E" w14:textId="77777777" w:rsidR="002200D7" w:rsidRDefault="002200D7">
      <w:pPr>
        <w:pStyle w:val="TOC3"/>
        <w:tabs>
          <w:tab w:val="left" w:pos="1320"/>
          <w:tab w:val="right" w:leader="dot" w:pos="8630"/>
        </w:tabs>
        <w:rPr>
          <w:ins w:id="158" w:author="Avin Mathew" w:date="2012-08-08T14:23:00Z"/>
          <w:rFonts w:asciiTheme="minorHAnsi" w:eastAsiaTheme="minorEastAsia" w:hAnsiTheme="minorHAnsi" w:cstheme="minorBidi"/>
          <w:noProof/>
          <w:szCs w:val="22"/>
          <w:lang w:val="en-AU" w:eastAsia="en-AU"/>
        </w:rPr>
      </w:pPr>
      <w:ins w:id="15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5.2.6</w:t>
        </w:r>
        <w:r>
          <w:rPr>
            <w:rFonts w:asciiTheme="minorHAnsi" w:eastAsiaTheme="minorEastAsia" w:hAnsiTheme="minorHAnsi" w:cstheme="minorBidi"/>
            <w:noProof/>
            <w:szCs w:val="22"/>
            <w:lang w:val="en-AU" w:eastAsia="en-AU"/>
          </w:rPr>
          <w:tab/>
        </w:r>
        <w:r w:rsidRPr="00133C97">
          <w:rPr>
            <w:rStyle w:val="Hyperlink"/>
            <w:noProof/>
          </w:rPr>
          <w:t>Get Channels</w:t>
        </w:r>
        <w:r>
          <w:rPr>
            <w:noProof/>
            <w:webHidden/>
          </w:rPr>
          <w:tab/>
        </w:r>
        <w:r>
          <w:rPr>
            <w:noProof/>
            <w:webHidden/>
          </w:rPr>
          <w:fldChar w:fldCharType="begin"/>
        </w:r>
        <w:r>
          <w:rPr>
            <w:noProof/>
            <w:webHidden/>
          </w:rPr>
          <w:instrText xml:space="preserve"> PAGEREF _Toc332199206 \h </w:instrText>
        </w:r>
        <w:r>
          <w:rPr>
            <w:noProof/>
            <w:webHidden/>
          </w:rPr>
        </w:r>
      </w:ins>
      <w:r>
        <w:rPr>
          <w:noProof/>
          <w:webHidden/>
        </w:rPr>
        <w:fldChar w:fldCharType="separate"/>
      </w:r>
      <w:ins w:id="160" w:author="Avin Mathew" w:date="2012-08-08T14:23:00Z">
        <w:r>
          <w:rPr>
            <w:noProof/>
            <w:webHidden/>
          </w:rPr>
          <w:t>32</w:t>
        </w:r>
        <w:r>
          <w:rPr>
            <w:noProof/>
            <w:webHidden/>
          </w:rPr>
          <w:fldChar w:fldCharType="end"/>
        </w:r>
        <w:r w:rsidRPr="00133C97">
          <w:rPr>
            <w:rStyle w:val="Hyperlink"/>
            <w:noProof/>
          </w:rPr>
          <w:fldChar w:fldCharType="end"/>
        </w:r>
      </w:ins>
    </w:p>
    <w:p w14:paraId="17E4E0BE" w14:textId="77777777" w:rsidR="002200D7" w:rsidRDefault="002200D7">
      <w:pPr>
        <w:pStyle w:val="TOC2"/>
        <w:tabs>
          <w:tab w:val="left" w:pos="880"/>
          <w:tab w:val="right" w:leader="dot" w:pos="8630"/>
        </w:tabs>
        <w:rPr>
          <w:ins w:id="161" w:author="Avin Mathew" w:date="2012-08-08T14:23:00Z"/>
          <w:rFonts w:asciiTheme="minorHAnsi" w:eastAsiaTheme="minorEastAsia" w:hAnsiTheme="minorHAnsi" w:cstheme="minorBidi"/>
          <w:noProof/>
          <w:szCs w:val="22"/>
          <w:lang w:val="en-AU" w:eastAsia="en-AU"/>
        </w:rPr>
      </w:pPr>
      <w:ins w:id="16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5.3</w:t>
        </w:r>
        <w:r>
          <w:rPr>
            <w:rFonts w:asciiTheme="minorHAnsi" w:eastAsiaTheme="minorEastAsia" w:hAnsiTheme="minorHAnsi" w:cstheme="minorBidi"/>
            <w:noProof/>
            <w:szCs w:val="22"/>
            <w:lang w:val="en-AU" w:eastAsia="en-AU"/>
          </w:rPr>
          <w:tab/>
        </w:r>
        <w:r w:rsidRPr="00133C97">
          <w:rPr>
            <w:rStyle w:val="Hyperlink"/>
            <w:noProof/>
          </w:rPr>
          <w:t>ISBM Notification Services</w:t>
        </w:r>
        <w:r>
          <w:rPr>
            <w:noProof/>
            <w:webHidden/>
          </w:rPr>
          <w:tab/>
        </w:r>
        <w:r>
          <w:rPr>
            <w:noProof/>
            <w:webHidden/>
          </w:rPr>
          <w:fldChar w:fldCharType="begin"/>
        </w:r>
        <w:r>
          <w:rPr>
            <w:noProof/>
            <w:webHidden/>
          </w:rPr>
          <w:instrText xml:space="preserve"> PAGEREF _Toc332199207 \h </w:instrText>
        </w:r>
        <w:r>
          <w:rPr>
            <w:noProof/>
            <w:webHidden/>
          </w:rPr>
        </w:r>
      </w:ins>
      <w:r>
        <w:rPr>
          <w:noProof/>
          <w:webHidden/>
        </w:rPr>
        <w:fldChar w:fldCharType="separate"/>
      </w:r>
      <w:ins w:id="163" w:author="Avin Mathew" w:date="2012-08-08T14:23:00Z">
        <w:r>
          <w:rPr>
            <w:noProof/>
            <w:webHidden/>
          </w:rPr>
          <w:t>33</w:t>
        </w:r>
        <w:r>
          <w:rPr>
            <w:noProof/>
            <w:webHidden/>
          </w:rPr>
          <w:fldChar w:fldCharType="end"/>
        </w:r>
        <w:r w:rsidRPr="00133C97">
          <w:rPr>
            <w:rStyle w:val="Hyperlink"/>
            <w:noProof/>
          </w:rPr>
          <w:fldChar w:fldCharType="end"/>
        </w:r>
      </w:ins>
    </w:p>
    <w:p w14:paraId="428E8468" w14:textId="77777777" w:rsidR="002200D7" w:rsidRDefault="002200D7">
      <w:pPr>
        <w:pStyle w:val="TOC3"/>
        <w:tabs>
          <w:tab w:val="left" w:pos="1320"/>
          <w:tab w:val="right" w:leader="dot" w:pos="8630"/>
        </w:tabs>
        <w:rPr>
          <w:ins w:id="164" w:author="Avin Mathew" w:date="2012-08-08T14:23:00Z"/>
          <w:rFonts w:asciiTheme="minorHAnsi" w:eastAsiaTheme="minorEastAsia" w:hAnsiTheme="minorHAnsi" w:cstheme="minorBidi"/>
          <w:noProof/>
          <w:szCs w:val="22"/>
          <w:lang w:val="en-AU" w:eastAsia="en-AU"/>
        </w:rPr>
      </w:pPr>
      <w:ins w:id="16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5.3.1</w:t>
        </w:r>
        <w:r>
          <w:rPr>
            <w:rFonts w:asciiTheme="minorHAnsi" w:eastAsiaTheme="minorEastAsia" w:hAnsiTheme="minorHAnsi" w:cstheme="minorBidi"/>
            <w:noProof/>
            <w:szCs w:val="22"/>
            <w:lang w:val="en-AU" w:eastAsia="en-AU"/>
          </w:rPr>
          <w:tab/>
        </w:r>
        <w:r w:rsidRPr="00133C97">
          <w:rPr>
            <w:rStyle w:val="Hyperlink"/>
            <w:noProof/>
          </w:rPr>
          <w:t>Notify Listener</w:t>
        </w:r>
        <w:r>
          <w:rPr>
            <w:noProof/>
            <w:webHidden/>
          </w:rPr>
          <w:tab/>
        </w:r>
        <w:r>
          <w:rPr>
            <w:noProof/>
            <w:webHidden/>
          </w:rPr>
          <w:fldChar w:fldCharType="begin"/>
        </w:r>
        <w:r>
          <w:rPr>
            <w:noProof/>
            <w:webHidden/>
          </w:rPr>
          <w:instrText xml:space="preserve"> PAGEREF _Toc332199208 \h </w:instrText>
        </w:r>
        <w:r>
          <w:rPr>
            <w:noProof/>
            <w:webHidden/>
          </w:rPr>
        </w:r>
      </w:ins>
      <w:r>
        <w:rPr>
          <w:noProof/>
          <w:webHidden/>
        </w:rPr>
        <w:fldChar w:fldCharType="separate"/>
      </w:r>
      <w:ins w:id="166" w:author="Avin Mathew" w:date="2012-08-08T14:23:00Z">
        <w:r>
          <w:rPr>
            <w:noProof/>
            <w:webHidden/>
          </w:rPr>
          <w:t>33</w:t>
        </w:r>
        <w:r>
          <w:rPr>
            <w:noProof/>
            <w:webHidden/>
          </w:rPr>
          <w:fldChar w:fldCharType="end"/>
        </w:r>
        <w:r w:rsidRPr="00133C97">
          <w:rPr>
            <w:rStyle w:val="Hyperlink"/>
            <w:noProof/>
          </w:rPr>
          <w:fldChar w:fldCharType="end"/>
        </w:r>
      </w:ins>
    </w:p>
    <w:p w14:paraId="707A6A23" w14:textId="77777777" w:rsidR="002200D7" w:rsidRDefault="002200D7">
      <w:pPr>
        <w:pStyle w:val="TOC2"/>
        <w:tabs>
          <w:tab w:val="left" w:pos="880"/>
          <w:tab w:val="right" w:leader="dot" w:pos="8630"/>
        </w:tabs>
        <w:rPr>
          <w:ins w:id="167" w:author="Avin Mathew" w:date="2012-08-08T14:23:00Z"/>
          <w:rFonts w:asciiTheme="minorHAnsi" w:eastAsiaTheme="minorEastAsia" w:hAnsiTheme="minorHAnsi" w:cstheme="minorBidi"/>
          <w:noProof/>
          <w:szCs w:val="22"/>
          <w:lang w:val="en-AU" w:eastAsia="en-AU"/>
        </w:rPr>
      </w:pPr>
      <w:ins w:id="16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"_Toc332199209"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5.4</w:t>
        </w:r>
        <w:r>
          <w:rPr>
            <w:rFonts w:asciiTheme="minorHAnsi" w:eastAsiaTheme="minorEastAsia" w:hAnsiTheme="minorHAnsi" w:cstheme="minorBidi"/>
            <w:noProof/>
            <w:szCs w:val="22"/>
            <w:lang w:val="en-AU" w:eastAsia="en-AU"/>
          </w:rPr>
          <w:tab/>
        </w:r>
        <w:r w:rsidRPr="00133C97">
          <w:rPr>
            <w:rStyle w:val="Hyperlink"/>
            <w:noProof/>
          </w:rPr>
          <w:t>ISBM Provider Publication Services</w:t>
        </w:r>
        <w:r>
          <w:rPr>
            <w:noProof/>
            <w:webHidden/>
          </w:rPr>
          <w:tab/>
        </w:r>
        <w:r>
          <w:rPr>
            <w:noProof/>
            <w:webHidden/>
          </w:rPr>
          <w:fldChar w:fldCharType="begin"/>
        </w:r>
        <w:r>
          <w:rPr>
            <w:noProof/>
            <w:webHidden/>
          </w:rPr>
          <w:instrText xml:space="preserve"> PAGEREF _Toc332199209 \h </w:instrText>
        </w:r>
        <w:r>
          <w:rPr>
            <w:noProof/>
            <w:webHidden/>
          </w:rPr>
        </w:r>
      </w:ins>
      <w:r>
        <w:rPr>
          <w:noProof/>
          <w:webHidden/>
        </w:rPr>
        <w:fldChar w:fldCharType="separate"/>
      </w:r>
      <w:ins w:id="169" w:author="Avin Mathew" w:date="2012-08-08T14:23:00Z">
        <w:r>
          <w:rPr>
            <w:noProof/>
            <w:webHidden/>
          </w:rPr>
          <w:t>33</w:t>
        </w:r>
        <w:r>
          <w:rPr>
            <w:noProof/>
            <w:webHidden/>
          </w:rPr>
          <w:fldChar w:fldCharType="end"/>
        </w:r>
        <w:r w:rsidRPr="00133C97">
          <w:rPr>
            <w:rStyle w:val="Hyperlink"/>
            <w:noProof/>
          </w:rPr>
          <w:fldChar w:fldCharType="end"/>
        </w:r>
      </w:ins>
    </w:p>
    <w:p w14:paraId="2346B12F" w14:textId="77777777" w:rsidR="002200D7" w:rsidRDefault="002200D7">
      <w:pPr>
        <w:pStyle w:val="TOC3"/>
        <w:tabs>
          <w:tab w:val="left" w:pos="1320"/>
          <w:tab w:val="right" w:leader="dot" w:pos="8630"/>
        </w:tabs>
        <w:rPr>
          <w:ins w:id="170" w:author="Avin Mathew" w:date="2012-08-08T14:23:00Z"/>
          <w:rFonts w:asciiTheme="minorHAnsi" w:eastAsiaTheme="minorEastAsia" w:hAnsiTheme="minorHAnsi" w:cstheme="minorBidi"/>
          <w:noProof/>
          <w:szCs w:val="22"/>
          <w:lang w:val="en-AU" w:eastAsia="en-AU"/>
        </w:rPr>
      </w:pPr>
      <w:ins w:id="17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5.4.1</w:t>
        </w:r>
        <w:r>
          <w:rPr>
            <w:rFonts w:asciiTheme="minorHAnsi" w:eastAsiaTheme="minorEastAsia" w:hAnsiTheme="minorHAnsi" w:cstheme="minorBidi"/>
            <w:noProof/>
            <w:szCs w:val="22"/>
            <w:lang w:val="en-AU" w:eastAsia="en-AU"/>
          </w:rPr>
          <w:tab/>
        </w:r>
        <w:r w:rsidRPr="00133C97">
          <w:rPr>
            <w:rStyle w:val="Hyperlink"/>
            <w:noProof/>
          </w:rPr>
          <w:t>Open Publication Session</w:t>
        </w:r>
        <w:r>
          <w:rPr>
            <w:noProof/>
            <w:webHidden/>
          </w:rPr>
          <w:tab/>
        </w:r>
        <w:r>
          <w:rPr>
            <w:noProof/>
            <w:webHidden/>
          </w:rPr>
          <w:fldChar w:fldCharType="begin"/>
        </w:r>
        <w:r>
          <w:rPr>
            <w:noProof/>
            <w:webHidden/>
          </w:rPr>
          <w:instrText xml:space="preserve"> PAGEREF _Toc332199210 \h </w:instrText>
        </w:r>
        <w:r>
          <w:rPr>
            <w:noProof/>
            <w:webHidden/>
          </w:rPr>
        </w:r>
      </w:ins>
      <w:r>
        <w:rPr>
          <w:noProof/>
          <w:webHidden/>
        </w:rPr>
        <w:fldChar w:fldCharType="separate"/>
      </w:r>
      <w:ins w:id="172" w:author="Avin Mathew" w:date="2012-08-08T14:23:00Z">
        <w:r>
          <w:rPr>
            <w:noProof/>
            <w:webHidden/>
          </w:rPr>
          <w:t>33</w:t>
        </w:r>
        <w:r>
          <w:rPr>
            <w:noProof/>
            <w:webHidden/>
          </w:rPr>
          <w:fldChar w:fldCharType="end"/>
        </w:r>
        <w:r w:rsidRPr="00133C97">
          <w:rPr>
            <w:rStyle w:val="Hyperlink"/>
            <w:noProof/>
          </w:rPr>
          <w:fldChar w:fldCharType="end"/>
        </w:r>
      </w:ins>
    </w:p>
    <w:p w14:paraId="6A082446" w14:textId="77777777" w:rsidR="002200D7" w:rsidRDefault="002200D7">
      <w:pPr>
        <w:pStyle w:val="TOC3"/>
        <w:tabs>
          <w:tab w:val="left" w:pos="1320"/>
          <w:tab w:val="right" w:leader="dot" w:pos="8630"/>
        </w:tabs>
        <w:rPr>
          <w:ins w:id="173" w:author="Avin Mathew" w:date="2012-08-08T14:23:00Z"/>
          <w:rFonts w:asciiTheme="minorHAnsi" w:eastAsiaTheme="minorEastAsia" w:hAnsiTheme="minorHAnsi" w:cstheme="minorBidi"/>
          <w:noProof/>
          <w:szCs w:val="22"/>
          <w:lang w:val="en-AU" w:eastAsia="en-AU"/>
        </w:rPr>
      </w:pPr>
      <w:ins w:id="17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5.4.2</w:t>
        </w:r>
        <w:r>
          <w:rPr>
            <w:rFonts w:asciiTheme="minorHAnsi" w:eastAsiaTheme="minorEastAsia" w:hAnsiTheme="minorHAnsi" w:cstheme="minorBidi"/>
            <w:noProof/>
            <w:szCs w:val="22"/>
            <w:lang w:val="en-AU" w:eastAsia="en-AU"/>
          </w:rPr>
          <w:tab/>
        </w:r>
        <w:r w:rsidRPr="00133C97">
          <w:rPr>
            <w:rStyle w:val="Hyperlink"/>
            <w:noProof/>
          </w:rPr>
          <w:t>Post Publication</w:t>
        </w:r>
        <w:r>
          <w:rPr>
            <w:noProof/>
            <w:webHidden/>
          </w:rPr>
          <w:tab/>
        </w:r>
        <w:r>
          <w:rPr>
            <w:noProof/>
            <w:webHidden/>
          </w:rPr>
          <w:fldChar w:fldCharType="begin"/>
        </w:r>
        <w:r>
          <w:rPr>
            <w:noProof/>
            <w:webHidden/>
          </w:rPr>
          <w:instrText xml:space="preserve"> PAGEREF _Toc332199211 \h </w:instrText>
        </w:r>
        <w:r>
          <w:rPr>
            <w:noProof/>
            <w:webHidden/>
          </w:rPr>
        </w:r>
      </w:ins>
      <w:r>
        <w:rPr>
          <w:noProof/>
          <w:webHidden/>
        </w:rPr>
        <w:fldChar w:fldCharType="separate"/>
      </w:r>
      <w:ins w:id="175" w:author="Avin Mathew" w:date="2012-08-08T14:23:00Z">
        <w:r>
          <w:rPr>
            <w:noProof/>
            <w:webHidden/>
          </w:rPr>
          <w:t>33</w:t>
        </w:r>
        <w:r>
          <w:rPr>
            <w:noProof/>
            <w:webHidden/>
          </w:rPr>
          <w:fldChar w:fldCharType="end"/>
        </w:r>
        <w:r w:rsidRPr="00133C97">
          <w:rPr>
            <w:rStyle w:val="Hyperlink"/>
            <w:noProof/>
          </w:rPr>
          <w:fldChar w:fldCharType="end"/>
        </w:r>
      </w:ins>
    </w:p>
    <w:p w14:paraId="55648737" w14:textId="77777777" w:rsidR="002200D7" w:rsidRDefault="002200D7">
      <w:pPr>
        <w:pStyle w:val="TOC3"/>
        <w:tabs>
          <w:tab w:val="left" w:pos="1320"/>
          <w:tab w:val="right" w:leader="dot" w:pos="8630"/>
        </w:tabs>
        <w:rPr>
          <w:ins w:id="176" w:author="Avin Mathew" w:date="2012-08-08T14:23:00Z"/>
          <w:rFonts w:asciiTheme="minorHAnsi" w:eastAsiaTheme="minorEastAsia" w:hAnsiTheme="minorHAnsi" w:cstheme="minorBidi"/>
          <w:noProof/>
          <w:szCs w:val="22"/>
          <w:lang w:val="en-AU" w:eastAsia="en-AU"/>
        </w:rPr>
      </w:pPr>
      <w:ins w:id="17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5.4.3</w:t>
        </w:r>
        <w:r>
          <w:rPr>
            <w:rFonts w:asciiTheme="minorHAnsi" w:eastAsiaTheme="minorEastAsia" w:hAnsiTheme="minorHAnsi" w:cstheme="minorBidi"/>
            <w:noProof/>
            <w:szCs w:val="22"/>
            <w:lang w:val="en-AU" w:eastAsia="en-AU"/>
          </w:rPr>
          <w:tab/>
        </w:r>
        <w:r w:rsidRPr="00133C97">
          <w:rPr>
            <w:rStyle w:val="Hyperlink"/>
            <w:noProof/>
          </w:rPr>
          <w:t>Expire Publication</w:t>
        </w:r>
        <w:r>
          <w:rPr>
            <w:noProof/>
            <w:webHidden/>
          </w:rPr>
          <w:tab/>
        </w:r>
        <w:r>
          <w:rPr>
            <w:noProof/>
            <w:webHidden/>
          </w:rPr>
          <w:fldChar w:fldCharType="begin"/>
        </w:r>
        <w:r>
          <w:rPr>
            <w:noProof/>
            <w:webHidden/>
          </w:rPr>
          <w:instrText xml:space="preserve"> PAGEREF _Toc332199212 \h </w:instrText>
        </w:r>
        <w:r>
          <w:rPr>
            <w:noProof/>
            <w:webHidden/>
          </w:rPr>
        </w:r>
      </w:ins>
      <w:r>
        <w:rPr>
          <w:noProof/>
          <w:webHidden/>
        </w:rPr>
        <w:fldChar w:fldCharType="separate"/>
      </w:r>
      <w:ins w:id="178" w:author="Avin Mathew" w:date="2012-08-08T14:23:00Z">
        <w:r>
          <w:rPr>
            <w:noProof/>
            <w:webHidden/>
          </w:rPr>
          <w:t>34</w:t>
        </w:r>
        <w:r>
          <w:rPr>
            <w:noProof/>
            <w:webHidden/>
          </w:rPr>
          <w:fldChar w:fldCharType="end"/>
        </w:r>
        <w:r w:rsidRPr="00133C97">
          <w:rPr>
            <w:rStyle w:val="Hyperlink"/>
            <w:noProof/>
          </w:rPr>
          <w:fldChar w:fldCharType="end"/>
        </w:r>
      </w:ins>
    </w:p>
    <w:p w14:paraId="0CA43781" w14:textId="77777777" w:rsidR="002200D7" w:rsidRDefault="002200D7">
      <w:pPr>
        <w:pStyle w:val="TOC3"/>
        <w:tabs>
          <w:tab w:val="left" w:pos="1320"/>
          <w:tab w:val="right" w:leader="dot" w:pos="8630"/>
        </w:tabs>
        <w:rPr>
          <w:ins w:id="179" w:author="Avin Mathew" w:date="2012-08-08T14:23:00Z"/>
          <w:rFonts w:asciiTheme="minorHAnsi" w:eastAsiaTheme="minorEastAsia" w:hAnsiTheme="minorHAnsi" w:cstheme="minorBidi"/>
          <w:noProof/>
          <w:szCs w:val="22"/>
          <w:lang w:val="en-AU" w:eastAsia="en-AU"/>
        </w:rPr>
      </w:pPr>
      <w:ins w:id="18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5.4.4</w:t>
        </w:r>
        <w:r>
          <w:rPr>
            <w:rFonts w:asciiTheme="minorHAnsi" w:eastAsiaTheme="minorEastAsia" w:hAnsiTheme="minorHAnsi" w:cstheme="minorBidi"/>
            <w:noProof/>
            <w:szCs w:val="22"/>
            <w:lang w:val="en-AU" w:eastAsia="en-AU"/>
          </w:rPr>
          <w:tab/>
        </w:r>
        <w:r w:rsidRPr="00133C97">
          <w:rPr>
            <w:rStyle w:val="Hyperlink"/>
            <w:noProof/>
          </w:rPr>
          <w:t>Close Publication Session</w:t>
        </w:r>
        <w:r>
          <w:rPr>
            <w:noProof/>
            <w:webHidden/>
          </w:rPr>
          <w:tab/>
        </w:r>
        <w:r>
          <w:rPr>
            <w:noProof/>
            <w:webHidden/>
          </w:rPr>
          <w:fldChar w:fldCharType="begin"/>
        </w:r>
        <w:r>
          <w:rPr>
            <w:noProof/>
            <w:webHidden/>
          </w:rPr>
          <w:instrText xml:space="preserve"> PAGEREF _Toc332199213 \h </w:instrText>
        </w:r>
        <w:r>
          <w:rPr>
            <w:noProof/>
            <w:webHidden/>
          </w:rPr>
        </w:r>
      </w:ins>
      <w:r>
        <w:rPr>
          <w:noProof/>
          <w:webHidden/>
        </w:rPr>
        <w:fldChar w:fldCharType="separate"/>
      </w:r>
      <w:ins w:id="181" w:author="Avin Mathew" w:date="2012-08-08T14:23:00Z">
        <w:r>
          <w:rPr>
            <w:noProof/>
            <w:webHidden/>
          </w:rPr>
          <w:t>34</w:t>
        </w:r>
        <w:r>
          <w:rPr>
            <w:noProof/>
            <w:webHidden/>
          </w:rPr>
          <w:fldChar w:fldCharType="end"/>
        </w:r>
        <w:r w:rsidRPr="00133C97">
          <w:rPr>
            <w:rStyle w:val="Hyperlink"/>
            <w:noProof/>
          </w:rPr>
          <w:fldChar w:fldCharType="end"/>
        </w:r>
      </w:ins>
    </w:p>
    <w:p w14:paraId="12F20045" w14:textId="77777777" w:rsidR="002200D7" w:rsidRDefault="002200D7">
      <w:pPr>
        <w:pStyle w:val="TOC2"/>
        <w:tabs>
          <w:tab w:val="left" w:pos="880"/>
          <w:tab w:val="right" w:leader="dot" w:pos="8630"/>
        </w:tabs>
        <w:rPr>
          <w:ins w:id="182" w:author="Avin Mathew" w:date="2012-08-08T14:23:00Z"/>
          <w:rFonts w:asciiTheme="minorHAnsi" w:eastAsiaTheme="minorEastAsia" w:hAnsiTheme="minorHAnsi" w:cstheme="minorBidi"/>
          <w:noProof/>
          <w:szCs w:val="22"/>
          <w:lang w:val="en-AU" w:eastAsia="en-AU"/>
        </w:rPr>
      </w:pPr>
      <w:ins w:id="18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5.5</w:t>
        </w:r>
        <w:r>
          <w:rPr>
            <w:rFonts w:asciiTheme="minorHAnsi" w:eastAsiaTheme="minorEastAsia" w:hAnsiTheme="minorHAnsi" w:cstheme="minorBidi"/>
            <w:noProof/>
            <w:szCs w:val="22"/>
            <w:lang w:val="en-AU" w:eastAsia="en-AU"/>
          </w:rPr>
          <w:tab/>
        </w:r>
        <w:r w:rsidRPr="00133C97">
          <w:rPr>
            <w:rStyle w:val="Hyperlink"/>
            <w:noProof/>
          </w:rPr>
          <w:t>ISBM Consumer Publication Services</w:t>
        </w:r>
        <w:r>
          <w:rPr>
            <w:noProof/>
            <w:webHidden/>
          </w:rPr>
          <w:tab/>
        </w:r>
        <w:r>
          <w:rPr>
            <w:noProof/>
            <w:webHidden/>
          </w:rPr>
          <w:fldChar w:fldCharType="begin"/>
        </w:r>
        <w:r>
          <w:rPr>
            <w:noProof/>
            <w:webHidden/>
          </w:rPr>
          <w:instrText xml:space="preserve"> PAGEREF _Toc332199214 \h </w:instrText>
        </w:r>
        <w:r>
          <w:rPr>
            <w:noProof/>
            <w:webHidden/>
          </w:rPr>
        </w:r>
      </w:ins>
      <w:r>
        <w:rPr>
          <w:noProof/>
          <w:webHidden/>
        </w:rPr>
        <w:fldChar w:fldCharType="separate"/>
      </w:r>
      <w:ins w:id="184" w:author="Avin Mathew" w:date="2012-08-08T14:23:00Z">
        <w:r>
          <w:rPr>
            <w:noProof/>
            <w:webHidden/>
          </w:rPr>
          <w:t>35</w:t>
        </w:r>
        <w:r>
          <w:rPr>
            <w:noProof/>
            <w:webHidden/>
          </w:rPr>
          <w:fldChar w:fldCharType="end"/>
        </w:r>
        <w:r w:rsidRPr="00133C97">
          <w:rPr>
            <w:rStyle w:val="Hyperlink"/>
            <w:noProof/>
          </w:rPr>
          <w:fldChar w:fldCharType="end"/>
        </w:r>
      </w:ins>
    </w:p>
    <w:p w14:paraId="69011794" w14:textId="77777777" w:rsidR="002200D7" w:rsidRDefault="002200D7">
      <w:pPr>
        <w:pStyle w:val="TOC3"/>
        <w:tabs>
          <w:tab w:val="left" w:pos="1320"/>
          <w:tab w:val="right" w:leader="dot" w:pos="8630"/>
        </w:tabs>
        <w:rPr>
          <w:ins w:id="185" w:author="Avin Mathew" w:date="2012-08-08T14:23:00Z"/>
          <w:rFonts w:asciiTheme="minorHAnsi" w:eastAsiaTheme="minorEastAsia" w:hAnsiTheme="minorHAnsi" w:cstheme="minorBidi"/>
          <w:noProof/>
          <w:szCs w:val="22"/>
          <w:lang w:val="en-AU" w:eastAsia="en-AU"/>
        </w:rPr>
      </w:pPr>
      <w:ins w:id="18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5.5.1</w:t>
        </w:r>
        <w:r>
          <w:rPr>
            <w:rFonts w:asciiTheme="minorHAnsi" w:eastAsiaTheme="minorEastAsia" w:hAnsiTheme="minorHAnsi" w:cstheme="minorBidi"/>
            <w:noProof/>
            <w:szCs w:val="22"/>
            <w:lang w:val="en-AU" w:eastAsia="en-AU"/>
          </w:rPr>
          <w:tab/>
        </w:r>
        <w:r w:rsidRPr="00133C97">
          <w:rPr>
            <w:rStyle w:val="Hyperlink"/>
            <w:noProof/>
          </w:rPr>
          <w:t>Open Subscription Session</w:t>
        </w:r>
        <w:r>
          <w:rPr>
            <w:noProof/>
            <w:webHidden/>
          </w:rPr>
          <w:tab/>
        </w:r>
        <w:r>
          <w:rPr>
            <w:noProof/>
            <w:webHidden/>
          </w:rPr>
          <w:fldChar w:fldCharType="begin"/>
        </w:r>
        <w:r>
          <w:rPr>
            <w:noProof/>
            <w:webHidden/>
          </w:rPr>
          <w:instrText xml:space="preserve"> PAGEREF _Toc332199215 \h </w:instrText>
        </w:r>
        <w:r>
          <w:rPr>
            <w:noProof/>
            <w:webHidden/>
          </w:rPr>
        </w:r>
      </w:ins>
      <w:r>
        <w:rPr>
          <w:noProof/>
          <w:webHidden/>
        </w:rPr>
        <w:fldChar w:fldCharType="separate"/>
      </w:r>
      <w:ins w:id="187" w:author="Avin Mathew" w:date="2012-08-08T14:23:00Z">
        <w:r>
          <w:rPr>
            <w:noProof/>
            <w:webHidden/>
          </w:rPr>
          <w:t>35</w:t>
        </w:r>
        <w:r>
          <w:rPr>
            <w:noProof/>
            <w:webHidden/>
          </w:rPr>
          <w:fldChar w:fldCharType="end"/>
        </w:r>
        <w:r w:rsidRPr="00133C97">
          <w:rPr>
            <w:rStyle w:val="Hyperlink"/>
            <w:noProof/>
          </w:rPr>
          <w:fldChar w:fldCharType="end"/>
        </w:r>
      </w:ins>
    </w:p>
    <w:p w14:paraId="69F271AA" w14:textId="77777777" w:rsidR="002200D7" w:rsidRDefault="002200D7">
      <w:pPr>
        <w:pStyle w:val="TOC3"/>
        <w:tabs>
          <w:tab w:val="left" w:pos="1320"/>
          <w:tab w:val="right" w:leader="dot" w:pos="8630"/>
        </w:tabs>
        <w:rPr>
          <w:ins w:id="188" w:author="Avin Mathew" w:date="2012-08-08T14:23:00Z"/>
          <w:rFonts w:asciiTheme="minorHAnsi" w:eastAsiaTheme="minorEastAsia" w:hAnsiTheme="minorHAnsi" w:cstheme="minorBidi"/>
          <w:noProof/>
          <w:szCs w:val="22"/>
          <w:lang w:val="en-AU" w:eastAsia="en-AU"/>
        </w:rPr>
      </w:pPr>
      <w:ins w:id="18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5.5.2</w:t>
        </w:r>
        <w:r>
          <w:rPr>
            <w:rFonts w:asciiTheme="minorHAnsi" w:eastAsiaTheme="minorEastAsia" w:hAnsiTheme="minorHAnsi" w:cstheme="minorBidi"/>
            <w:noProof/>
            <w:szCs w:val="22"/>
            <w:lang w:val="en-AU" w:eastAsia="en-AU"/>
          </w:rPr>
          <w:tab/>
        </w:r>
        <w:r w:rsidRPr="00133C97">
          <w:rPr>
            <w:rStyle w:val="Hyperlink"/>
            <w:noProof/>
          </w:rPr>
          <w:t>Read Publication</w:t>
        </w:r>
        <w:r>
          <w:rPr>
            <w:noProof/>
            <w:webHidden/>
          </w:rPr>
          <w:tab/>
        </w:r>
        <w:r>
          <w:rPr>
            <w:noProof/>
            <w:webHidden/>
          </w:rPr>
          <w:fldChar w:fldCharType="begin"/>
        </w:r>
        <w:r>
          <w:rPr>
            <w:noProof/>
            <w:webHidden/>
          </w:rPr>
          <w:instrText xml:space="preserve"> PAGEREF _Toc332199216 \h </w:instrText>
        </w:r>
        <w:r>
          <w:rPr>
            <w:noProof/>
            <w:webHidden/>
          </w:rPr>
        </w:r>
      </w:ins>
      <w:r>
        <w:rPr>
          <w:noProof/>
          <w:webHidden/>
        </w:rPr>
        <w:fldChar w:fldCharType="separate"/>
      </w:r>
      <w:ins w:id="190" w:author="Avin Mathew" w:date="2012-08-08T14:23:00Z">
        <w:r>
          <w:rPr>
            <w:noProof/>
            <w:webHidden/>
          </w:rPr>
          <w:t>35</w:t>
        </w:r>
        <w:r>
          <w:rPr>
            <w:noProof/>
            <w:webHidden/>
          </w:rPr>
          <w:fldChar w:fldCharType="end"/>
        </w:r>
        <w:r w:rsidRPr="00133C97">
          <w:rPr>
            <w:rStyle w:val="Hyperlink"/>
            <w:noProof/>
          </w:rPr>
          <w:fldChar w:fldCharType="end"/>
        </w:r>
      </w:ins>
    </w:p>
    <w:p w14:paraId="14FF6BFD" w14:textId="77777777" w:rsidR="002200D7" w:rsidRDefault="002200D7">
      <w:pPr>
        <w:pStyle w:val="TOC3"/>
        <w:tabs>
          <w:tab w:val="left" w:pos="1320"/>
          <w:tab w:val="right" w:leader="dot" w:pos="8630"/>
        </w:tabs>
        <w:rPr>
          <w:ins w:id="191" w:author="Avin Mathew" w:date="2012-08-08T14:23:00Z"/>
          <w:rFonts w:asciiTheme="minorHAnsi" w:eastAsiaTheme="minorEastAsia" w:hAnsiTheme="minorHAnsi" w:cstheme="minorBidi"/>
          <w:noProof/>
          <w:szCs w:val="22"/>
          <w:lang w:val="en-AU" w:eastAsia="en-AU"/>
        </w:rPr>
      </w:pPr>
      <w:ins w:id="19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5.5.3</w:t>
        </w:r>
        <w:r>
          <w:rPr>
            <w:rFonts w:asciiTheme="minorHAnsi" w:eastAsiaTheme="minorEastAsia" w:hAnsiTheme="minorHAnsi" w:cstheme="minorBidi"/>
            <w:noProof/>
            <w:szCs w:val="22"/>
            <w:lang w:val="en-AU" w:eastAsia="en-AU"/>
          </w:rPr>
          <w:tab/>
        </w:r>
        <w:r w:rsidRPr="00133C97">
          <w:rPr>
            <w:rStyle w:val="Hyperlink"/>
            <w:noProof/>
          </w:rPr>
          <w:t>Close Subscription Session</w:t>
        </w:r>
        <w:r>
          <w:rPr>
            <w:noProof/>
            <w:webHidden/>
          </w:rPr>
          <w:tab/>
        </w:r>
        <w:r>
          <w:rPr>
            <w:noProof/>
            <w:webHidden/>
          </w:rPr>
          <w:fldChar w:fldCharType="begin"/>
        </w:r>
        <w:r>
          <w:rPr>
            <w:noProof/>
            <w:webHidden/>
          </w:rPr>
          <w:instrText xml:space="preserve"> PAGEREF _Toc332199217 \h </w:instrText>
        </w:r>
        <w:r>
          <w:rPr>
            <w:noProof/>
            <w:webHidden/>
          </w:rPr>
        </w:r>
      </w:ins>
      <w:r>
        <w:rPr>
          <w:noProof/>
          <w:webHidden/>
        </w:rPr>
        <w:fldChar w:fldCharType="separate"/>
      </w:r>
      <w:ins w:id="193" w:author="Avin Mathew" w:date="2012-08-08T14:23:00Z">
        <w:r>
          <w:rPr>
            <w:noProof/>
            <w:webHidden/>
          </w:rPr>
          <w:t>36</w:t>
        </w:r>
        <w:r>
          <w:rPr>
            <w:noProof/>
            <w:webHidden/>
          </w:rPr>
          <w:fldChar w:fldCharType="end"/>
        </w:r>
        <w:r w:rsidRPr="00133C97">
          <w:rPr>
            <w:rStyle w:val="Hyperlink"/>
            <w:noProof/>
          </w:rPr>
          <w:fldChar w:fldCharType="end"/>
        </w:r>
      </w:ins>
    </w:p>
    <w:p w14:paraId="25DE8B99" w14:textId="77777777" w:rsidR="002200D7" w:rsidRDefault="002200D7">
      <w:pPr>
        <w:pStyle w:val="TOC2"/>
        <w:tabs>
          <w:tab w:val="left" w:pos="880"/>
          <w:tab w:val="right" w:leader="dot" w:pos="8630"/>
        </w:tabs>
        <w:rPr>
          <w:ins w:id="194" w:author="Avin Mathew" w:date="2012-08-08T14:23:00Z"/>
          <w:rFonts w:asciiTheme="minorHAnsi" w:eastAsiaTheme="minorEastAsia" w:hAnsiTheme="minorHAnsi" w:cstheme="minorBidi"/>
          <w:noProof/>
          <w:szCs w:val="22"/>
          <w:lang w:val="en-AU" w:eastAsia="en-AU"/>
        </w:rPr>
      </w:pPr>
      <w:ins w:id="19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w:t>
        </w:r>
        <w:r>
          <w:rPr>
            <w:rFonts w:asciiTheme="minorHAnsi" w:eastAsiaTheme="minorEastAsia" w:hAnsiTheme="minorHAnsi" w:cstheme="minorBidi"/>
            <w:noProof/>
            <w:szCs w:val="22"/>
            <w:lang w:val="en-AU" w:eastAsia="en-AU"/>
          </w:rPr>
          <w:tab/>
        </w:r>
        <w:r w:rsidRPr="00133C97">
          <w:rPr>
            <w:rStyle w:val="Hyperlink"/>
            <w:noProof/>
          </w:rPr>
          <w:t>ISBM Provider Request Services</w:t>
        </w:r>
        <w:r>
          <w:rPr>
            <w:noProof/>
            <w:webHidden/>
          </w:rPr>
          <w:tab/>
        </w:r>
        <w:r>
          <w:rPr>
            <w:noProof/>
            <w:webHidden/>
          </w:rPr>
          <w:fldChar w:fldCharType="begin"/>
        </w:r>
        <w:r>
          <w:rPr>
            <w:noProof/>
            <w:webHidden/>
          </w:rPr>
          <w:instrText xml:space="preserve"> PAGEREF _Toc332199218 \h </w:instrText>
        </w:r>
        <w:r>
          <w:rPr>
            <w:noProof/>
            <w:webHidden/>
          </w:rPr>
        </w:r>
      </w:ins>
      <w:r>
        <w:rPr>
          <w:noProof/>
          <w:webHidden/>
        </w:rPr>
        <w:fldChar w:fldCharType="separate"/>
      </w:r>
      <w:ins w:id="196" w:author="Avin Mathew" w:date="2012-08-08T14:23:00Z">
        <w:r>
          <w:rPr>
            <w:noProof/>
            <w:webHidden/>
          </w:rPr>
          <w:t>36</w:t>
        </w:r>
        <w:r>
          <w:rPr>
            <w:noProof/>
            <w:webHidden/>
          </w:rPr>
          <w:fldChar w:fldCharType="end"/>
        </w:r>
        <w:r w:rsidRPr="00133C97">
          <w:rPr>
            <w:rStyle w:val="Hyperlink"/>
            <w:noProof/>
          </w:rPr>
          <w:fldChar w:fldCharType="end"/>
        </w:r>
      </w:ins>
    </w:p>
    <w:p w14:paraId="659E3962" w14:textId="77777777" w:rsidR="002200D7" w:rsidRDefault="002200D7">
      <w:pPr>
        <w:pStyle w:val="TOC3"/>
        <w:tabs>
          <w:tab w:val="left" w:pos="1320"/>
          <w:tab w:val="right" w:leader="dot" w:pos="8630"/>
        </w:tabs>
        <w:rPr>
          <w:ins w:id="197" w:author="Avin Mathew" w:date="2012-08-08T14:23:00Z"/>
          <w:rFonts w:asciiTheme="minorHAnsi" w:eastAsiaTheme="minorEastAsia" w:hAnsiTheme="minorHAnsi" w:cstheme="minorBidi"/>
          <w:noProof/>
          <w:szCs w:val="22"/>
          <w:lang w:val="en-AU" w:eastAsia="en-AU"/>
        </w:rPr>
      </w:pPr>
      <w:ins w:id="19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"_Toc332199219"</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5.6.1</w:t>
        </w:r>
        <w:r>
          <w:rPr>
            <w:rFonts w:asciiTheme="minorHAnsi" w:eastAsiaTheme="minorEastAsia" w:hAnsiTheme="minorHAnsi" w:cstheme="minorBidi"/>
            <w:noProof/>
            <w:szCs w:val="22"/>
            <w:lang w:val="en-AU" w:eastAsia="en-AU"/>
          </w:rPr>
          <w:tab/>
        </w:r>
        <w:r w:rsidRPr="00133C97">
          <w:rPr>
            <w:rStyle w:val="Hyperlink"/>
            <w:noProof/>
          </w:rPr>
          <w:t>Open Provider Request Session</w:t>
        </w:r>
        <w:r>
          <w:rPr>
            <w:noProof/>
            <w:webHidden/>
          </w:rPr>
          <w:tab/>
        </w:r>
        <w:r>
          <w:rPr>
            <w:noProof/>
            <w:webHidden/>
          </w:rPr>
          <w:fldChar w:fldCharType="begin"/>
        </w:r>
        <w:r>
          <w:rPr>
            <w:noProof/>
            <w:webHidden/>
          </w:rPr>
          <w:instrText xml:space="preserve"> PAGEREF _Toc332199219 \h </w:instrText>
        </w:r>
        <w:r>
          <w:rPr>
            <w:noProof/>
            <w:webHidden/>
          </w:rPr>
        </w:r>
      </w:ins>
      <w:r>
        <w:rPr>
          <w:noProof/>
          <w:webHidden/>
        </w:rPr>
        <w:fldChar w:fldCharType="separate"/>
      </w:r>
      <w:ins w:id="199" w:author="Avin Mathew" w:date="2012-08-08T14:23:00Z">
        <w:r>
          <w:rPr>
            <w:noProof/>
            <w:webHidden/>
          </w:rPr>
          <w:t>36</w:t>
        </w:r>
        <w:r>
          <w:rPr>
            <w:noProof/>
            <w:webHidden/>
          </w:rPr>
          <w:fldChar w:fldCharType="end"/>
        </w:r>
        <w:r w:rsidRPr="00133C97">
          <w:rPr>
            <w:rStyle w:val="Hyperlink"/>
            <w:noProof/>
          </w:rPr>
          <w:fldChar w:fldCharType="end"/>
        </w:r>
      </w:ins>
    </w:p>
    <w:p w14:paraId="020C456A" w14:textId="77777777" w:rsidR="002200D7" w:rsidRDefault="002200D7">
      <w:pPr>
        <w:pStyle w:val="TOC3"/>
        <w:tabs>
          <w:tab w:val="left" w:pos="1320"/>
          <w:tab w:val="right" w:leader="dot" w:pos="8630"/>
        </w:tabs>
        <w:rPr>
          <w:ins w:id="200" w:author="Avin Mathew" w:date="2012-08-08T14:23:00Z"/>
          <w:rFonts w:asciiTheme="minorHAnsi" w:eastAsiaTheme="minorEastAsia" w:hAnsiTheme="minorHAnsi" w:cstheme="minorBidi"/>
          <w:noProof/>
          <w:szCs w:val="22"/>
          <w:lang w:val="en-AU" w:eastAsia="en-AU"/>
        </w:rPr>
      </w:pPr>
      <w:ins w:id="20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"_Toc332199220"</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5.6.2</w:t>
        </w:r>
        <w:r>
          <w:rPr>
            <w:rFonts w:asciiTheme="minorHAnsi" w:eastAsiaTheme="minorEastAsia" w:hAnsiTheme="minorHAnsi" w:cstheme="minorBidi"/>
            <w:noProof/>
            <w:szCs w:val="22"/>
            <w:lang w:val="en-AU" w:eastAsia="en-AU"/>
          </w:rPr>
          <w:tab/>
        </w:r>
        <w:r w:rsidRPr="00133C97">
          <w:rPr>
            <w:rStyle w:val="Hyperlink"/>
            <w:noProof/>
          </w:rPr>
          <w:t>Read Request</w:t>
        </w:r>
        <w:r>
          <w:rPr>
            <w:noProof/>
            <w:webHidden/>
          </w:rPr>
          <w:tab/>
        </w:r>
        <w:r>
          <w:rPr>
            <w:noProof/>
            <w:webHidden/>
          </w:rPr>
          <w:fldChar w:fldCharType="begin"/>
        </w:r>
        <w:r>
          <w:rPr>
            <w:noProof/>
            <w:webHidden/>
          </w:rPr>
          <w:instrText xml:space="preserve"> PAGEREF _Toc332199220 \h </w:instrText>
        </w:r>
        <w:r>
          <w:rPr>
            <w:noProof/>
            <w:webHidden/>
          </w:rPr>
        </w:r>
      </w:ins>
      <w:r>
        <w:rPr>
          <w:noProof/>
          <w:webHidden/>
        </w:rPr>
        <w:fldChar w:fldCharType="separate"/>
      </w:r>
      <w:ins w:id="202" w:author="Avin Mathew" w:date="2012-08-08T14:23:00Z">
        <w:r>
          <w:rPr>
            <w:noProof/>
            <w:webHidden/>
          </w:rPr>
          <w:t>37</w:t>
        </w:r>
        <w:r>
          <w:rPr>
            <w:noProof/>
            <w:webHidden/>
          </w:rPr>
          <w:fldChar w:fldCharType="end"/>
        </w:r>
        <w:r w:rsidRPr="00133C97">
          <w:rPr>
            <w:rStyle w:val="Hyperlink"/>
            <w:noProof/>
          </w:rPr>
          <w:fldChar w:fldCharType="end"/>
        </w:r>
      </w:ins>
    </w:p>
    <w:p w14:paraId="2BCF9AB2" w14:textId="77777777" w:rsidR="002200D7" w:rsidRDefault="002200D7">
      <w:pPr>
        <w:pStyle w:val="TOC3"/>
        <w:tabs>
          <w:tab w:val="left" w:pos="1320"/>
          <w:tab w:val="right" w:leader="dot" w:pos="8630"/>
        </w:tabs>
        <w:rPr>
          <w:ins w:id="203" w:author="Avin Mathew" w:date="2012-08-08T14:23:00Z"/>
          <w:rFonts w:asciiTheme="minorHAnsi" w:eastAsiaTheme="minorEastAsia" w:hAnsiTheme="minorHAnsi" w:cstheme="minorBidi"/>
          <w:noProof/>
          <w:szCs w:val="22"/>
          <w:lang w:val="en-AU" w:eastAsia="en-AU"/>
        </w:rPr>
      </w:pPr>
      <w:ins w:id="20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5.6.3</w:t>
        </w:r>
        <w:r>
          <w:rPr>
            <w:rFonts w:asciiTheme="minorHAnsi" w:eastAsiaTheme="minorEastAsia" w:hAnsiTheme="minorHAnsi" w:cstheme="minorBidi"/>
            <w:noProof/>
            <w:szCs w:val="22"/>
            <w:lang w:val="en-AU" w:eastAsia="en-AU"/>
          </w:rPr>
          <w:tab/>
        </w:r>
        <w:r w:rsidRPr="00133C97">
          <w:rPr>
            <w:rStyle w:val="Hyperlink"/>
            <w:noProof/>
          </w:rPr>
          <w:t>Remove Request</w:t>
        </w:r>
        <w:r>
          <w:rPr>
            <w:noProof/>
            <w:webHidden/>
          </w:rPr>
          <w:tab/>
        </w:r>
        <w:r>
          <w:rPr>
            <w:noProof/>
            <w:webHidden/>
          </w:rPr>
          <w:fldChar w:fldCharType="begin"/>
        </w:r>
        <w:r>
          <w:rPr>
            <w:noProof/>
            <w:webHidden/>
          </w:rPr>
          <w:instrText xml:space="preserve"> PAGEREF _Toc332199221 \h </w:instrText>
        </w:r>
        <w:r>
          <w:rPr>
            <w:noProof/>
            <w:webHidden/>
          </w:rPr>
        </w:r>
      </w:ins>
      <w:r>
        <w:rPr>
          <w:noProof/>
          <w:webHidden/>
        </w:rPr>
        <w:fldChar w:fldCharType="separate"/>
      </w:r>
      <w:ins w:id="205" w:author="Avin Mathew" w:date="2012-08-08T14:23:00Z">
        <w:r>
          <w:rPr>
            <w:noProof/>
            <w:webHidden/>
          </w:rPr>
          <w:t>37</w:t>
        </w:r>
        <w:r>
          <w:rPr>
            <w:noProof/>
            <w:webHidden/>
          </w:rPr>
          <w:fldChar w:fldCharType="end"/>
        </w:r>
        <w:r w:rsidRPr="00133C97">
          <w:rPr>
            <w:rStyle w:val="Hyperlink"/>
            <w:noProof/>
          </w:rPr>
          <w:fldChar w:fldCharType="end"/>
        </w:r>
      </w:ins>
    </w:p>
    <w:p w14:paraId="566E786E" w14:textId="77777777" w:rsidR="002200D7" w:rsidRDefault="002200D7">
      <w:pPr>
        <w:pStyle w:val="TOC3"/>
        <w:tabs>
          <w:tab w:val="left" w:pos="1320"/>
          <w:tab w:val="right" w:leader="dot" w:pos="8630"/>
        </w:tabs>
        <w:rPr>
          <w:ins w:id="206" w:author="Avin Mathew" w:date="2012-08-08T14:23:00Z"/>
          <w:rFonts w:asciiTheme="minorHAnsi" w:eastAsiaTheme="minorEastAsia" w:hAnsiTheme="minorHAnsi" w:cstheme="minorBidi"/>
          <w:noProof/>
          <w:szCs w:val="22"/>
          <w:lang w:val="en-AU" w:eastAsia="en-AU"/>
        </w:rPr>
      </w:pPr>
      <w:ins w:id="20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5.6.4</w:t>
        </w:r>
        <w:r>
          <w:rPr>
            <w:rFonts w:asciiTheme="minorHAnsi" w:eastAsiaTheme="minorEastAsia" w:hAnsiTheme="minorHAnsi" w:cstheme="minorBidi"/>
            <w:noProof/>
            <w:szCs w:val="22"/>
            <w:lang w:val="en-AU" w:eastAsia="en-AU"/>
          </w:rPr>
          <w:tab/>
        </w:r>
        <w:r w:rsidRPr="00133C97">
          <w:rPr>
            <w:rStyle w:val="Hyperlink"/>
            <w:noProof/>
          </w:rPr>
          <w:t>Post Response</w:t>
        </w:r>
        <w:r>
          <w:rPr>
            <w:noProof/>
            <w:webHidden/>
          </w:rPr>
          <w:tab/>
        </w:r>
        <w:r>
          <w:rPr>
            <w:noProof/>
            <w:webHidden/>
          </w:rPr>
          <w:fldChar w:fldCharType="begin"/>
        </w:r>
        <w:r>
          <w:rPr>
            <w:noProof/>
            <w:webHidden/>
          </w:rPr>
          <w:instrText xml:space="preserve"> PAGEREF _Toc332199224 \h </w:instrText>
        </w:r>
        <w:r>
          <w:rPr>
            <w:noProof/>
            <w:webHidden/>
          </w:rPr>
        </w:r>
      </w:ins>
      <w:r>
        <w:rPr>
          <w:noProof/>
          <w:webHidden/>
        </w:rPr>
        <w:fldChar w:fldCharType="separate"/>
      </w:r>
      <w:ins w:id="208" w:author="Avin Mathew" w:date="2012-08-08T14:23:00Z">
        <w:r>
          <w:rPr>
            <w:noProof/>
            <w:webHidden/>
          </w:rPr>
          <w:t>38</w:t>
        </w:r>
        <w:r>
          <w:rPr>
            <w:noProof/>
            <w:webHidden/>
          </w:rPr>
          <w:fldChar w:fldCharType="end"/>
        </w:r>
        <w:r w:rsidRPr="00133C97">
          <w:rPr>
            <w:rStyle w:val="Hyperlink"/>
            <w:noProof/>
          </w:rPr>
          <w:fldChar w:fldCharType="end"/>
        </w:r>
      </w:ins>
    </w:p>
    <w:p w14:paraId="670EF5AA" w14:textId="77777777" w:rsidR="002200D7" w:rsidRDefault="002200D7">
      <w:pPr>
        <w:pStyle w:val="TOC3"/>
        <w:tabs>
          <w:tab w:val="left" w:pos="1320"/>
          <w:tab w:val="right" w:leader="dot" w:pos="8630"/>
        </w:tabs>
        <w:rPr>
          <w:ins w:id="209" w:author="Avin Mathew" w:date="2012-08-08T14:23:00Z"/>
          <w:rFonts w:asciiTheme="minorHAnsi" w:eastAsiaTheme="minorEastAsia" w:hAnsiTheme="minorHAnsi" w:cstheme="minorBidi"/>
          <w:noProof/>
          <w:szCs w:val="22"/>
          <w:lang w:val="en-AU" w:eastAsia="en-AU"/>
        </w:rPr>
      </w:pPr>
      <w:ins w:id="21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5.6.5</w:t>
        </w:r>
        <w:r>
          <w:rPr>
            <w:rFonts w:asciiTheme="minorHAnsi" w:eastAsiaTheme="minorEastAsia" w:hAnsiTheme="minorHAnsi" w:cstheme="minorBidi"/>
            <w:noProof/>
            <w:szCs w:val="22"/>
            <w:lang w:val="en-AU" w:eastAsia="en-AU"/>
          </w:rPr>
          <w:tab/>
        </w:r>
        <w:r w:rsidRPr="00133C97">
          <w:rPr>
            <w:rStyle w:val="Hyperlink"/>
            <w:noProof/>
          </w:rPr>
          <w:t>Close Provider Request Session</w:t>
        </w:r>
        <w:r>
          <w:rPr>
            <w:noProof/>
            <w:webHidden/>
          </w:rPr>
          <w:tab/>
        </w:r>
        <w:r>
          <w:rPr>
            <w:noProof/>
            <w:webHidden/>
          </w:rPr>
          <w:fldChar w:fldCharType="begin"/>
        </w:r>
        <w:r>
          <w:rPr>
            <w:noProof/>
            <w:webHidden/>
          </w:rPr>
          <w:instrText xml:space="preserve"> PAGEREF _Toc332199225 \h </w:instrText>
        </w:r>
        <w:r>
          <w:rPr>
            <w:noProof/>
            <w:webHidden/>
          </w:rPr>
        </w:r>
      </w:ins>
      <w:r>
        <w:rPr>
          <w:noProof/>
          <w:webHidden/>
        </w:rPr>
        <w:fldChar w:fldCharType="separate"/>
      </w:r>
      <w:ins w:id="211" w:author="Avin Mathew" w:date="2012-08-08T14:23:00Z">
        <w:r>
          <w:rPr>
            <w:noProof/>
            <w:webHidden/>
          </w:rPr>
          <w:t>38</w:t>
        </w:r>
        <w:r>
          <w:rPr>
            <w:noProof/>
            <w:webHidden/>
          </w:rPr>
          <w:fldChar w:fldCharType="end"/>
        </w:r>
        <w:r w:rsidRPr="00133C97">
          <w:rPr>
            <w:rStyle w:val="Hyperlink"/>
            <w:noProof/>
          </w:rPr>
          <w:fldChar w:fldCharType="end"/>
        </w:r>
      </w:ins>
    </w:p>
    <w:p w14:paraId="43F37591" w14:textId="77777777" w:rsidR="002200D7" w:rsidRDefault="002200D7">
      <w:pPr>
        <w:pStyle w:val="TOC2"/>
        <w:tabs>
          <w:tab w:val="left" w:pos="880"/>
          <w:tab w:val="right" w:leader="dot" w:pos="8630"/>
        </w:tabs>
        <w:rPr>
          <w:ins w:id="212" w:author="Avin Mathew" w:date="2012-08-08T14:23:00Z"/>
          <w:rFonts w:asciiTheme="minorHAnsi" w:eastAsiaTheme="minorEastAsia" w:hAnsiTheme="minorHAnsi" w:cstheme="minorBidi"/>
          <w:noProof/>
          <w:szCs w:val="22"/>
          <w:lang w:val="en-AU" w:eastAsia="en-AU"/>
        </w:rPr>
      </w:pPr>
      <w:ins w:id="213"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w:t>
        </w:r>
        <w:r>
          <w:rPr>
            <w:rFonts w:asciiTheme="minorHAnsi" w:eastAsiaTheme="minorEastAsia" w:hAnsiTheme="minorHAnsi" w:cstheme="minorBidi"/>
            <w:noProof/>
            <w:szCs w:val="22"/>
            <w:lang w:val="en-AU" w:eastAsia="en-AU"/>
          </w:rPr>
          <w:tab/>
        </w:r>
        <w:r w:rsidRPr="00133C97">
          <w:rPr>
            <w:rStyle w:val="Hyperlink"/>
            <w:noProof/>
          </w:rPr>
          <w:t>ISBM Consumer Request Services</w:t>
        </w:r>
        <w:r>
          <w:rPr>
            <w:noProof/>
            <w:webHidden/>
          </w:rPr>
          <w:tab/>
        </w:r>
        <w:r>
          <w:rPr>
            <w:noProof/>
            <w:webHidden/>
          </w:rPr>
          <w:fldChar w:fldCharType="begin"/>
        </w:r>
        <w:r>
          <w:rPr>
            <w:noProof/>
            <w:webHidden/>
          </w:rPr>
          <w:instrText xml:space="preserve"> PAGEREF _Toc332199226 \h </w:instrText>
        </w:r>
        <w:r>
          <w:rPr>
            <w:noProof/>
            <w:webHidden/>
          </w:rPr>
        </w:r>
      </w:ins>
      <w:r>
        <w:rPr>
          <w:noProof/>
          <w:webHidden/>
        </w:rPr>
        <w:fldChar w:fldCharType="separate"/>
      </w:r>
      <w:ins w:id="214" w:author="Avin Mathew" w:date="2012-08-08T14:23:00Z">
        <w:r>
          <w:rPr>
            <w:noProof/>
            <w:webHidden/>
          </w:rPr>
          <w:t>38</w:t>
        </w:r>
        <w:r>
          <w:rPr>
            <w:noProof/>
            <w:webHidden/>
          </w:rPr>
          <w:fldChar w:fldCharType="end"/>
        </w:r>
        <w:r w:rsidRPr="00133C97">
          <w:rPr>
            <w:rStyle w:val="Hyperlink"/>
            <w:noProof/>
          </w:rPr>
          <w:fldChar w:fldCharType="end"/>
        </w:r>
      </w:ins>
    </w:p>
    <w:p w14:paraId="6DF20A59" w14:textId="77777777" w:rsidR="002200D7" w:rsidRDefault="002200D7">
      <w:pPr>
        <w:pStyle w:val="TOC3"/>
        <w:tabs>
          <w:tab w:val="left" w:pos="1320"/>
          <w:tab w:val="right" w:leader="dot" w:pos="8630"/>
        </w:tabs>
        <w:rPr>
          <w:ins w:id="215" w:author="Avin Mathew" w:date="2012-08-08T14:23:00Z"/>
          <w:rFonts w:asciiTheme="minorHAnsi" w:eastAsiaTheme="minorEastAsia" w:hAnsiTheme="minorHAnsi" w:cstheme="minorBidi"/>
          <w:noProof/>
          <w:szCs w:val="22"/>
          <w:lang w:val="en-AU" w:eastAsia="en-AU"/>
        </w:rPr>
      </w:pPr>
      <w:ins w:id="216"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5.7.1</w:t>
        </w:r>
        <w:r>
          <w:rPr>
            <w:rFonts w:asciiTheme="minorHAnsi" w:eastAsiaTheme="minorEastAsia" w:hAnsiTheme="minorHAnsi" w:cstheme="minorBidi"/>
            <w:noProof/>
            <w:szCs w:val="22"/>
            <w:lang w:val="en-AU" w:eastAsia="en-AU"/>
          </w:rPr>
          <w:tab/>
        </w:r>
        <w:r w:rsidRPr="00133C97">
          <w:rPr>
            <w:rStyle w:val="Hyperlink"/>
            <w:noProof/>
          </w:rPr>
          <w:t>Open Consumer Request Session</w:t>
        </w:r>
        <w:r>
          <w:rPr>
            <w:noProof/>
            <w:webHidden/>
          </w:rPr>
          <w:tab/>
        </w:r>
        <w:r>
          <w:rPr>
            <w:noProof/>
            <w:webHidden/>
          </w:rPr>
          <w:fldChar w:fldCharType="begin"/>
        </w:r>
        <w:r>
          <w:rPr>
            <w:noProof/>
            <w:webHidden/>
          </w:rPr>
          <w:instrText xml:space="preserve"> PAGEREF _Toc332199227 \h </w:instrText>
        </w:r>
        <w:r>
          <w:rPr>
            <w:noProof/>
            <w:webHidden/>
          </w:rPr>
        </w:r>
      </w:ins>
      <w:r>
        <w:rPr>
          <w:noProof/>
          <w:webHidden/>
        </w:rPr>
        <w:fldChar w:fldCharType="separate"/>
      </w:r>
      <w:ins w:id="217" w:author="Avin Mathew" w:date="2012-08-08T14:23:00Z">
        <w:r>
          <w:rPr>
            <w:noProof/>
            <w:webHidden/>
          </w:rPr>
          <w:t>38</w:t>
        </w:r>
        <w:r>
          <w:rPr>
            <w:noProof/>
            <w:webHidden/>
          </w:rPr>
          <w:fldChar w:fldCharType="end"/>
        </w:r>
        <w:r w:rsidRPr="00133C97">
          <w:rPr>
            <w:rStyle w:val="Hyperlink"/>
            <w:noProof/>
          </w:rPr>
          <w:fldChar w:fldCharType="end"/>
        </w:r>
      </w:ins>
    </w:p>
    <w:p w14:paraId="7983EDE4" w14:textId="77777777" w:rsidR="002200D7" w:rsidRDefault="002200D7">
      <w:pPr>
        <w:pStyle w:val="TOC3"/>
        <w:tabs>
          <w:tab w:val="left" w:pos="1320"/>
          <w:tab w:val="right" w:leader="dot" w:pos="8630"/>
        </w:tabs>
        <w:rPr>
          <w:ins w:id="218" w:author="Avin Mathew" w:date="2012-08-08T14:23:00Z"/>
          <w:rFonts w:asciiTheme="minorHAnsi" w:eastAsiaTheme="minorEastAsia" w:hAnsiTheme="minorHAnsi" w:cstheme="minorBidi"/>
          <w:noProof/>
          <w:szCs w:val="22"/>
          <w:lang w:val="en-AU" w:eastAsia="en-AU"/>
        </w:rPr>
      </w:pPr>
      <w:ins w:id="219"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"_Toc332199228"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5.7.2</w:t>
        </w:r>
        <w:r>
          <w:rPr>
            <w:rFonts w:asciiTheme="minorHAnsi" w:eastAsiaTheme="minorEastAsia" w:hAnsiTheme="minorHAnsi" w:cstheme="minorBidi"/>
            <w:noProof/>
            <w:szCs w:val="22"/>
            <w:lang w:val="en-AU" w:eastAsia="en-AU"/>
          </w:rPr>
          <w:tab/>
        </w:r>
        <w:r w:rsidRPr="00133C97">
          <w:rPr>
            <w:rStyle w:val="Hyperlink"/>
            <w:noProof/>
          </w:rPr>
          <w:t>Post Request</w:t>
        </w:r>
        <w:r>
          <w:rPr>
            <w:noProof/>
            <w:webHidden/>
          </w:rPr>
          <w:tab/>
        </w:r>
        <w:r>
          <w:rPr>
            <w:noProof/>
            <w:webHidden/>
          </w:rPr>
          <w:fldChar w:fldCharType="begin"/>
        </w:r>
        <w:r>
          <w:rPr>
            <w:noProof/>
            <w:webHidden/>
          </w:rPr>
          <w:instrText xml:space="preserve"> PAGEREF _Toc332199228 \h </w:instrText>
        </w:r>
        <w:r>
          <w:rPr>
            <w:noProof/>
            <w:webHidden/>
          </w:rPr>
        </w:r>
      </w:ins>
      <w:r>
        <w:rPr>
          <w:noProof/>
          <w:webHidden/>
        </w:rPr>
        <w:fldChar w:fldCharType="separate"/>
      </w:r>
      <w:ins w:id="220" w:author="Avin Mathew" w:date="2012-08-08T14:23:00Z">
        <w:r>
          <w:rPr>
            <w:noProof/>
            <w:webHidden/>
          </w:rPr>
          <w:t>39</w:t>
        </w:r>
        <w:r>
          <w:rPr>
            <w:noProof/>
            <w:webHidden/>
          </w:rPr>
          <w:fldChar w:fldCharType="end"/>
        </w:r>
        <w:r w:rsidRPr="00133C97">
          <w:rPr>
            <w:rStyle w:val="Hyperlink"/>
            <w:noProof/>
          </w:rPr>
          <w:fldChar w:fldCharType="end"/>
        </w:r>
      </w:ins>
    </w:p>
    <w:p w14:paraId="554A43E1" w14:textId="77777777" w:rsidR="002200D7" w:rsidRDefault="002200D7">
      <w:pPr>
        <w:pStyle w:val="TOC3"/>
        <w:tabs>
          <w:tab w:val="left" w:pos="1320"/>
          <w:tab w:val="right" w:leader="dot" w:pos="8630"/>
        </w:tabs>
        <w:rPr>
          <w:ins w:id="221" w:author="Avin Mathew" w:date="2012-08-08T14:23:00Z"/>
          <w:rFonts w:asciiTheme="minorHAnsi" w:eastAsiaTheme="minorEastAsia" w:hAnsiTheme="minorHAnsi" w:cstheme="minorBidi"/>
          <w:noProof/>
          <w:szCs w:val="22"/>
          <w:lang w:val="en-AU" w:eastAsia="en-AU"/>
        </w:rPr>
      </w:pPr>
      <w:ins w:id="222"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"_Toc332199231"</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5.7.3</w:t>
        </w:r>
        <w:r>
          <w:rPr>
            <w:rFonts w:asciiTheme="minorHAnsi" w:eastAsiaTheme="minorEastAsia" w:hAnsiTheme="minorHAnsi" w:cstheme="minorBidi"/>
            <w:noProof/>
            <w:szCs w:val="22"/>
            <w:lang w:val="en-AU" w:eastAsia="en-AU"/>
          </w:rPr>
          <w:tab/>
        </w:r>
        <w:r w:rsidRPr="00133C97">
          <w:rPr>
            <w:rStyle w:val="Hyperlink"/>
            <w:noProof/>
          </w:rPr>
          <w:t>Read Response</w:t>
        </w:r>
        <w:r>
          <w:rPr>
            <w:noProof/>
            <w:webHidden/>
          </w:rPr>
          <w:tab/>
        </w:r>
        <w:r>
          <w:rPr>
            <w:noProof/>
            <w:webHidden/>
          </w:rPr>
          <w:fldChar w:fldCharType="begin"/>
        </w:r>
        <w:r>
          <w:rPr>
            <w:noProof/>
            <w:webHidden/>
          </w:rPr>
          <w:instrText xml:space="preserve"> PAGEREF _Toc332199231 \h </w:instrText>
        </w:r>
        <w:r>
          <w:rPr>
            <w:noProof/>
            <w:webHidden/>
          </w:rPr>
        </w:r>
      </w:ins>
      <w:r>
        <w:rPr>
          <w:noProof/>
          <w:webHidden/>
        </w:rPr>
        <w:fldChar w:fldCharType="separate"/>
      </w:r>
      <w:ins w:id="223" w:author="Avin Mathew" w:date="2012-08-08T14:23:00Z">
        <w:r>
          <w:rPr>
            <w:noProof/>
            <w:webHidden/>
          </w:rPr>
          <w:t>39</w:t>
        </w:r>
        <w:r>
          <w:rPr>
            <w:noProof/>
            <w:webHidden/>
          </w:rPr>
          <w:fldChar w:fldCharType="end"/>
        </w:r>
        <w:r w:rsidRPr="00133C97">
          <w:rPr>
            <w:rStyle w:val="Hyperlink"/>
            <w:noProof/>
          </w:rPr>
          <w:fldChar w:fldCharType="end"/>
        </w:r>
      </w:ins>
    </w:p>
    <w:p w14:paraId="1D1AF8EA" w14:textId="77777777" w:rsidR="002200D7" w:rsidRDefault="002200D7">
      <w:pPr>
        <w:pStyle w:val="TOC3"/>
        <w:tabs>
          <w:tab w:val="left" w:pos="1320"/>
          <w:tab w:val="right" w:leader="dot" w:pos="8630"/>
        </w:tabs>
        <w:rPr>
          <w:ins w:id="224" w:author="Avin Mathew" w:date="2012-08-08T14:23:00Z"/>
          <w:rFonts w:asciiTheme="minorHAnsi" w:eastAsiaTheme="minorEastAsia" w:hAnsiTheme="minorHAnsi" w:cstheme="minorBidi"/>
          <w:noProof/>
          <w:szCs w:val="22"/>
          <w:lang w:val="en-AU" w:eastAsia="en-AU"/>
        </w:rPr>
      </w:pPr>
      <w:ins w:id="225"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"_Toc332199232"</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5.7.4</w:t>
        </w:r>
        <w:r>
          <w:rPr>
            <w:rFonts w:asciiTheme="minorHAnsi" w:eastAsiaTheme="minorEastAsia" w:hAnsiTheme="minorHAnsi" w:cstheme="minorBidi"/>
            <w:noProof/>
            <w:szCs w:val="22"/>
            <w:lang w:val="en-AU" w:eastAsia="en-AU"/>
          </w:rPr>
          <w:tab/>
        </w:r>
        <w:r w:rsidRPr="00133C97">
          <w:rPr>
            <w:rStyle w:val="Hyperlink"/>
            <w:noProof/>
          </w:rPr>
          <w:t>Remove Response</w:t>
        </w:r>
        <w:r>
          <w:rPr>
            <w:noProof/>
            <w:webHidden/>
          </w:rPr>
          <w:tab/>
        </w:r>
        <w:r>
          <w:rPr>
            <w:noProof/>
            <w:webHidden/>
          </w:rPr>
          <w:fldChar w:fldCharType="begin"/>
        </w:r>
        <w:r>
          <w:rPr>
            <w:noProof/>
            <w:webHidden/>
          </w:rPr>
          <w:instrText xml:space="preserve"> PAGEREF _Toc332199232 \h </w:instrText>
        </w:r>
        <w:r>
          <w:rPr>
            <w:noProof/>
            <w:webHidden/>
          </w:rPr>
        </w:r>
      </w:ins>
      <w:r>
        <w:rPr>
          <w:noProof/>
          <w:webHidden/>
        </w:rPr>
        <w:fldChar w:fldCharType="separate"/>
      </w:r>
      <w:ins w:id="226" w:author="Avin Mathew" w:date="2012-08-08T14:23:00Z">
        <w:r>
          <w:rPr>
            <w:noProof/>
            <w:webHidden/>
          </w:rPr>
          <w:t>40</w:t>
        </w:r>
        <w:r>
          <w:rPr>
            <w:noProof/>
            <w:webHidden/>
          </w:rPr>
          <w:fldChar w:fldCharType="end"/>
        </w:r>
        <w:r w:rsidRPr="00133C97">
          <w:rPr>
            <w:rStyle w:val="Hyperlink"/>
            <w:noProof/>
          </w:rPr>
          <w:fldChar w:fldCharType="end"/>
        </w:r>
      </w:ins>
    </w:p>
    <w:p w14:paraId="2ECBEB3F" w14:textId="77777777" w:rsidR="002200D7" w:rsidRDefault="002200D7">
      <w:pPr>
        <w:pStyle w:val="TOC3"/>
        <w:tabs>
          <w:tab w:val="left" w:pos="1320"/>
          <w:tab w:val="right" w:leader="dot" w:pos="8630"/>
        </w:tabs>
        <w:rPr>
          <w:ins w:id="227" w:author="Avin Mathew" w:date="2012-08-08T14:23:00Z"/>
          <w:rFonts w:asciiTheme="minorHAnsi" w:eastAsiaTheme="minorEastAsia" w:hAnsiTheme="minorHAnsi" w:cstheme="minorBidi"/>
          <w:noProof/>
          <w:szCs w:val="22"/>
          <w:lang w:val="en-AU" w:eastAsia="en-AU"/>
        </w:rPr>
      </w:pPr>
      <w:ins w:id="228"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"_Toc332199233"</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5.7.5</w:t>
        </w:r>
        <w:r>
          <w:rPr>
            <w:rFonts w:asciiTheme="minorHAnsi" w:eastAsiaTheme="minorEastAsia" w:hAnsiTheme="minorHAnsi" w:cstheme="minorBidi"/>
            <w:noProof/>
            <w:szCs w:val="22"/>
            <w:lang w:val="en-AU" w:eastAsia="en-AU"/>
          </w:rPr>
          <w:tab/>
        </w:r>
        <w:r w:rsidRPr="00133C97">
          <w:rPr>
            <w:rStyle w:val="Hyperlink"/>
            <w:noProof/>
          </w:rPr>
          <w:t>Close Consumer Request Session</w:t>
        </w:r>
        <w:r>
          <w:rPr>
            <w:noProof/>
            <w:webHidden/>
          </w:rPr>
          <w:tab/>
        </w:r>
        <w:r>
          <w:rPr>
            <w:noProof/>
            <w:webHidden/>
          </w:rPr>
          <w:fldChar w:fldCharType="begin"/>
        </w:r>
        <w:r>
          <w:rPr>
            <w:noProof/>
            <w:webHidden/>
          </w:rPr>
          <w:instrText xml:space="preserve"> PAGEREF _Toc332199233 \h </w:instrText>
        </w:r>
        <w:r>
          <w:rPr>
            <w:noProof/>
            <w:webHidden/>
          </w:rPr>
        </w:r>
      </w:ins>
      <w:r>
        <w:rPr>
          <w:noProof/>
          <w:webHidden/>
        </w:rPr>
        <w:fldChar w:fldCharType="separate"/>
      </w:r>
      <w:ins w:id="229" w:author="Avin Mathew" w:date="2012-08-08T14:23:00Z">
        <w:r>
          <w:rPr>
            <w:noProof/>
            <w:webHidden/>
          </w:rPr>
          <w:t>40</w:t>
        </w:r>
        <w:r>
          <w:rPr>
            <w:noProof/>
            <w:webHidden/>
          </w:rPr>
          <w:fldChar w:fldCharType="end"/>
        </w:r>
        <w:r w:rsidRPr="00133C97">
          <w:rPr>
            <w:rStyle w:val="Hyperlink"/>
            <w:noProof/>
          </w:rPr>
          <w:fldChar w:fldCharType="end"/>
        </w:r>
      </w:ins>
    </w:p>
    <w:p w14:paraId="600C993D" w14:textId="77777777" w:rsidR="002200D7" w:rsidRDefault="002200D7">
      <w:pPr>
        <w:pStyle w:val="TOC1"/>
        <w:tabs>
          <w:tab w:val="left" w:pos="440"/>
        </w:tabs>
        <w:rPr>
          <w:ins w:id="230" w:author="Avin Mathew" w:date="2012-08-08T14:23:00Z"/>
          <w:rFonts w:asciiTheme="minorHAnsi" w:eastAsiaTheme="minorEastAsia" w:hAnsiTheme="minorHAnsi" w:cstheme="minorBidi"/>
          <w:noProof/>
          <w:szCs w:val="22"/>
          <w:lang w:val="en-AU" w:eastAsia="en-AU"/>
        </w:rPr>
      </w:pPr>
      <w:ins w:id="231"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"_Toc332199234"</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6</w:t>
        </w:r>
        <w:r>
          <w:rPr>
            <w:rFonts w:asciiTheme="minorHAnsi" w:eastAsiaTheme="minorEastAsia" w:hAnsiTheme="minorHAnsi" w:cstheme="minorBidi"/>
            <w:noProof/>
            <w:szCs w:val="22"/>
            <w:lang w:val="en-AU" w:eastAsia="en-AU"/>
          </w:rPr>
          <w:tab/>
        </w:r>
        <w:r w:rsidRPr="00133C97">
          <w:rPr>
            <w:rStyle w:val="Hyperlink"/>
            <w:noProof/>
          </w:rPr>
          <w:t>Annex A – WS-Security Token Formats</w:t>
        </w:r>
        <w:r>
          <w:rPr>
            <w:noProof/>
            <w:webHidden/>
          </w:rPr>
          <w:tab/>
        </w:r>
        <w:r>
          <w:rPr>
            <w:noProof/>
            <w:webHidden/>
          </w:rPr>
          <w:fldChar w:fldCharType="begin"/>
        </w:r>
        <w:r>
          <w:rPr>
            <w:noProof/>
            <w:webHidden/>
          </w:rPr>
          <w:instrText xml:space="preserve"> PAGEREF _Toc332199234 \h </w:instrText>
        </w:r>
        <w:r>
          <w:rPr>
            <w:noProof/>
            <w:webHidden/>
          </w:rPr>
        </w:r>
      </w:ins>
      <w:r>
        <w:rPr>
          <w:noProof/>
          <w:webHidden/>
        </w:rPr>
        <w:fldChar w:fldCharType="separate"/>
      </w:r>
      <w:ins w:id="232" w:author="Avin Mathew" w:date="2012-08-08T14:23:00Z">
        <w:r>
          <w:rPr>
            <w:noProof/>
            <w:webHidden/>
          </w:rPr>
          <w:t>41</w:t>
        </w:r>
        <w:r>
          <w:rPr>
            <w:noProof/>
            <w:webHidden/>
          </w:rPr>
          <w:fldChar w:fldCharType="end"/>
        </w:r>
        <w:r w:rsidRPr="00133C97">
          <w:rPr>
            <w:rStyle w:val="Hyperlink"/>
            <w:noProof/>
          </w:rPr>
          <w:fldChar w:fldCharType="end"/>
        </w:r>
      </w:ins>
    </w:p>
    <w:p w14:paraId="5E5FB2B1" w14:textId="77777777" w:rsidR="002200D7" w:rsidRDefault="002200D7">
      <w:pPr>
        <w:pStyle w:val="TOC2"/>
        <w:tabs>
          <w:tab w:val="left" w:pos="880"/>
          <w:tab w:val="right" w:leader="dot" w:pos="8630"/>
        </w:tabs>
        <w:rPr>
          <w:ins w:id="233" w:author="Avin Mathew" w:date="2012-08-08T14:23:00Z"/>
          <w:rFonts w:asciiTheme="minorHAnsi" w:eastAsiaTheme="minorEastAsia" w:hAnsiTheme="minorHAnsi" w:cstheme="minorBidi"/>
          <w:noProof/>
          <w:szCs w:val="22"/>
          <w:lang w:val="en-AU" w:eastAsia="en-AU"/>
        </w:rPr>
      </w:pPr>
      <w:ins w:id="234"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"_Toc332199235"</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6.1</w:t>
        </w:r>
        <w:r>
          <w:rPr>
            <w:rFonts w:asciiTheme="minorHAnsi" w:eastAsiaTheme="minorEastAsia" w:hAnsiTheme="minorHAnsi" w:cstheme="minorBidi"/>
            <w:noProof/>
            <w:szCs w:val="22"/>
            <w:lang w:val="en-AU" w:eastAsia="en-AU"/>
          </w:rPr>
          <w:tab/>
        </w:r>
        <w:r w:rsidRPr="00133C97">
          <w:rPr>
            <w:rStyle w:val="Hyperlink"/>
            <w:noProof/>
          </w:rPr>
          <w:t>Token Identity</w:t>
        </w:r>
        <w:r>
          <w:rPr>
            <w:noProof/>
            <w:webHidden/>
          </w:rPr>
          <w:tab/>
        </w:r>
        <w:r>
          <w:rPr>
            <w:noProof/>
            <w:webHidden/>
          </w:rPr>
          <w:fldChar w:fldCharType="begin"/>
        </w:r>
        <w:r>
          <w:rPr>
            <w:noProof/>
            <w:webHidden/>
          </w:rPr>
          <w:instrText xml:space="preserve"> PAGEREF _Toc332199235 \h </w:instrText>
        </w:r>
        <w:r>
          <w:rPr>
            <w:noProof/>
            <w:webHidden/>
          </w:rPr>
        </w:r>
      </w:ins>
      <w:r>
        <w:rPr>
          <w:noProof/>
          <w:webHidden/>
        </w:rPr>
        <w:fldChar w:fldCharType="separate"/>
      </w:r>
      <w:ins w:id="235" w:author="Avin Mathew" w:date="2012-08-08T14:23:00Z">
        <w:r>
          <w:rPr>
            <w:noProof/>
            <w:webHidden/>
          </w:rPr>
          <w:t>41</w:t>
        </w:r>
        <w:r>
          <w:rPr>
            <w:noProof/>
            <w:webHidden/>
          </w:rPr>
          <w:fldChar w:fldCharType="end"/>
        </w:r>
        <w:r w:rsidRPr="00133C97">
          <w:rPr>
            <w:rStyle w:val="Hyperlink"/>
            <w:noProof/>
          </w:rPr>
          <w:fldChar w:fldCharType="end"/>
        </w:r>
      </w:ins>
    </w:p>
    <w:p w14:paraId="185721F8" w14:textId="77777777" w:rsidR="002200D7" w:rsidRDefault="002200D7">
      <w:pPr>
        <w:pStyle w:val="TOC2"/>
        <w:tabs>
          <w:tab w:val="left" w:pos="880"/>
          <w:tab w:val="right" w:leader="dot" w:pos="8630"/>
        </w:tabs>
        <w:rPr>
          <w:ins w:id="236" w:author="Avin Mathew" w:date="2012-08-08T14:23:00Z"/>
          <w:rFonts w:asciiTheme="minorHAnsi" w:eastAsiaTheme="minorEastAsia" w:hAnsiTheme="minorHAnsi" w:cstheme="minorBidi"/>
          <w:noProof/>
          <w:szCs w:val="22"/>
          <w:lang w:val="en-AU" w:eastAsia="en-AU"/>
        </w:rPr>
      </w:pPr>
      <w:ins w:id="237"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"_Toc332199236"</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6.2</w:t>
        </w:r>
        <w:r>
          <w:rPr>
            <w:rFonts w:asciiTheme="minorHAnsi" w:eastAsiaTheme="minorEastAsia" w:hAnsiTheme="minorHAnsi" w:cstheme="minorBidi"/>
            <w:noProof/>
            <w:szCs w:val="22"/>
            <w:lang w:val="en-AU" w:eastAsia="en-AU"/>
          </w:rPr>
          <w:tab/>
        </w:r>
        <w:r w:rsidRPr="00133C97">
          <w:rPr>
            <w:rStyle w:val="Hyperlink"/>
            <w:noProof/>
          </w:rPr>
          <w:t>Username/Password</w:t>
        </w:r>
        <w:r>
          <w:rPr>
            <w:noProof/>
            <w:webHidden/>
          </w:rPr>
          <w:tab/>
        </w:r>
        <w:r>
          <w:rPr>
            <w:noProof/>
            <w:webHidden/>
          </w:rPr>
          <w:fldChar w:fldCharType="begin"/>
        </w:r>
        <w:r>
          <w:rPr>
            <w:noProof/>
            <w:webHidden/>
          </w:rPr>
          <w:instrText xml:space="preserve"> PAGEREF _Toc332199236 \h </w:instrText>
        </w:r>
        <w:r>
          <w:rPr>
            <w:noProof/>
            <w:webHidden/>
          </w:rPr>
        </w:r>
      </w:ins>
      <w:r>
        <w:rPr>
          <w:noProof/>
          <w:webHidden/>
        </w:rPr>
        <w:fldChar w:fldCharType="separate"/>
      </w:r>
      <w:ins w:id="238" w:author="Avin Mathew" w:date="2012-08-08T14:23:00Z">
        <w:r>
          <w:rPr>
            <w:noProof/>
            <w:webHidden/>
          </w:rPr>
          <w:t>41</w:t>
        </w:r>
        <w:r>
          <w:rPr>
            <w:noProof/>
            <w:webHidden/>
          </w:rPr>
          <w:fldChar w:fldCharType="end"/>
        </w:r>
        <w:r w:rsidRPr="00133C97">
          <w:rPr>
            <w:rStyle w:val="Hyperlink"/>
            <w:noProof/>
          </w:rPr>
          <w:fldChar w:fldCharType="end"/>
        </w:r>
      </w:ins>
    </w:p>
    <w:p w14:paraId="61BEEF9F" w14:textId="77777777" w:rsidR="002200D7" w:rsidRDefault="002200D7">
      <w:pPr>
        <w:pStyle w:val="TOC2"/>
        <w:tabs>
          <w:tab w:val="left" w:pos="880"/>
          <w:tab w:val="right" w:leader="dot" w:pos="8630"/>
        </w:tabs>
        <w:rPr>
          <w:ins w:id="239" w:author="Avin Mathew" w:date="2012-08-08T14:23:00Z"/>
          <w:rFonts w:asciiTheme="minorHAnsi" w:eastAsiaTheme="minorEastAsia" w:hAnsiTheme="minorHAnsi" w:cstheme="minorBidi"/>
          <w:noProof/>
          <w:szCs w:val="22"/>
          <w:lang w:val="en-AU" w:eastAsia="en-AU"/>
        </w:rPr>
      </w:pPr>
      <w:ins w:id="240" w:author="Avin Mathew" w:date="2012-08-08T14:23:00Z">
        <w:r w:rsidRPr="00133C97">
          <w:rPr>
            <w:rStyle w:val="Hyperlink"/>
            <w:noProof/>
          </w:rPr>
          <w:fldChar w:fldCharType="begin"/>
        </w:r>
        <w:r w:rsidRPr="00133C97">
          <w:rPr>
            <w:rStyle w:val="Hyperlink"/>
            <w:noProof/>
          </w:rPr>
          <w:instrText xml:space="preserve"> </w:instrText>
        </w:r>
        <w:r>
          <w:rPr>
            <w:noProof/>
          </w:rPr>
          <w:instrText>HYPERLINK \l "_Toc332199237"</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6.3</w:t>
        </w:r>
        <w:r>
          <w:rPr>
            <w:rFonts w:asciiTheme="minorHAnsi" w:eastAsiaTheme="minorEastAsia" w:hAnsiTheme="minorHAnsi" w:cstheme="minorBidi"/>
            <w:noProof/>
            <w:szCs w:val="22"/>
            <w:lang w:val="en-AU" w:eastAsia="en-AU"/>
          </w:rPr>
          <w:tab/>
        </w:r>
        <w:r w:rsidRPr="00133C97">
          <w:rPr>
            <w:rStyle w:val="Hyperlink"/>
            <w:noProof/>
          </w:rPr>
          <w:t>PKI Through X.509 Certificates</w:t>
        </w:r>
        <w:r>
          <w:rPr>
            <w:noProof/>
            <w:webHidden/>
          </w:rPr>
          <w:tab/>
        </w:r>
        <w:r>
          <w:rPr>
            <w:noProof/>
            <w:webHidden/>
          </w:rPr>
          <w:fldChar w:fldCharType="begin"/>
        </w:r>
        <w:r>
          <w:rPr>
            <w:noProof/>
            <w:webHidden/>
          </w:rPr>
          <w:instrText xml:space="preserve"> PAGEREF _Toc332199237 \h </w:instrText>
        </w:r>
        <w:r>
          <w:rPr>
            <w:noProof/>
            <w:webHidden/>
          </w:rPr>
        </w:r>
      </w:ins>
      <w:r>
        <w:rPr>
          <w:noProof/>
          <w:webHidden/>
        </w:rPr>
        <w:fldChar w:fldCharType="separate"/>
      </w:r>
      <w:ins w:id="241" w:author="Avin Mathew" w:date="2012-08-08T14:23:00Z">
        <w:r>
          <w:rPr>
            <w:noProof/>
            <w:webHidden/>
          </w:rPr>
          <w:t>42</w:t>
        </w:r>
        <w:r>
          <w:rPr>
            <w:noProof/>
            <w:webHidden/>
          </w:rPr>
          <w:fldChar w:fldCharType="end"/>
        </w:r>
        <w:r w:rsidRPr="00133C97">
          <w:rPr>
            <w:rStyle w:val="Hyperlink"/>
            <w:noProof/>
          </w:rPr>
          <w:fldChar w:fldCharType="end"/>
        </w:r>
      </w:ins>
    </w:p>
    <w:p w14:paraId="74FBA05E" w14:textId="77777777" w:rsidR="002200D7" w:rsidRDefault="002200D7">
      <w:pPr>
        <w:pStyle w:val="TOC2"/>
        <w:tabs>
          <w:tab w:val="left" w:pos="880"/>
          <w:tab w:val="right" w:leader="dot" w:pos="8630"/>
        </w:tabs>
        <w:rPr>
          <w:ins w:id="242" w:author="Avin Mathew" w:date="2012-08-08T14:23:00Z"/>
          <w:rFonts w:asciiTheme="minorHAnsi" w:eastAsiaTheme="minorEastAsia" w:hAnsiTheme="minorHAnsi" w:cstheme="minorBidi"/>
          <w:noProof/>
          <w:szCs w:val="22"/>
          <w:lang w:val="en-AU" w:eastAsia="en-AU"/>
        </w:rPr>
      </w:pPr>
      <w:ins w:id="243" w:author="Avin Mathew" w:date="2012-08-08T14:23:00Z">
        <w:r w:rsidRPr="00133C97">
          <w:rPr>
            <w:rStyle w:val="Hyperlink"/>
            <w:noProof/>
          </w:rPr>
          <w:lastRenderedPageBreak/>
          <w:fldChar w:fldCharType="begin"/>
        </w:r>
        <w:r w:rsidRPr="00133C97">
          <w:rPr>
            <w:rStyle w:val="Hyperlink"/>
            <w:noProof/>
          </w:rPr>
          <w:instrText xml:space="preserve"> </w:instrText>
        </w:r>
        <w:r>
          <w:rPr>
            <w:noProof/>
          </w:rPr>
          <w:instrText>HYPERLINK \l "_Toc332199238"</w:instrText>
        </w:r>
        <w:r w:rsidRPr="00133C97">
          <w:rPr>
            <w:rStyle w:val="Hyperlink"/>
            <w:noProof/>
          </w:rPr>
          <w:instrText xml:space="preserve"> </w:instrText>
        </w:r>
        <w:r w:rsidRPr="00133C97">
          <w:rPr>
            <w:rStyle w:val="Hyperlink"/>
            <w:noProof/>
          </w:rPr>
        </w:r>
        <w:r w:rsidRPr="00133C97">
          <w:rPr>
            <w:rStyle w:val="Hyperlink"/>
            <w:noProof/>
          </w:rPr>
          <w:fldChar w:fldCharType="separate"/>
        </w:r>
        <w:r w:rsidRPr="00133C97">
          <w:rPr>
            <w:rStyle w:val="Hyperlink"/>
            <w:noProof/>
          </w:rPr>
          <w:t>6.4</w:t>
        </w:r>
        <w:r>
          <w:rPr>
            <w:rFonts w:asciiTheme="minorHAnsi" w:eastAsiaTheme="minorEastAsia" w:hAnsiTheme="minorHAnsi" w:cstheme="minorBidi"/>
            <w:noProof/>
            <w:szCs w:val="22"/>
            <w:lang w:val="en-AU" w:eastAsia="en-AU"/>
          </w:rPr>
          <w:tab/>
        </w:r>
        <w:r w:rsidRPr="00133C97">
          <w:rPr>
            <w:rStyle w:val="Hyperlink"/>
            <w:noProof/>
          </w:rPr>
          <w:t>Kerberos</w:t>
        </w:r>
        <w:r>
          <w:rPr>
            <w:noProof/>
            <w:webHidden/>
          </w:rPr>
          <w:tab/>
        </w:r>
        <w:r>
          <w:rPr>
            <w:noProof/>
            <w:webHidden/>
          </w:rPr>
          <w:fldChar w:fldCharType="begin"/>
        </w:r>
        <w:r>
          <w:rPr>
            <w:noProof/>
            <w:webHidden/>
          </w:rPr>
          <w:instrText xml:space="preserve"> PAGEREF _Toc332199238 \h </w:instrText>
        </w:r>
        <w:r>
          <w:rPr>
            <w:noProof/>
            <w:webHidden/>
          </w:rPr>
        </w:r>
      </w:ins>
      <w:r>
        <w:rPr>
          <w:noProof/>
          <w:webHidden/>
        </w:rPr>
        <w:fldChar w:fldCharType="separate"/>
      </w:r>
      <w:ins w:id="244" w:author="Avin Mathew" w:date="2012-08-08T14:23:00Z">
        <w:r>
          <w:rPr>
            <w:noProof/>
            <w:webHidden/>
          </w:rPr>
          <w:t>42</w:t>
        </w:r>
        <w:r>
          <w:rPr>
            <w:noProof/>
            <w:webHidden/>
          </w:rPr>
          <w:fldChar w:fldCharType="end"/>
        </w:r>
        <w:r w:rsidRPr="00133C97">
          <w:rPr>
            <w:rStyle w:val="Hyperlink"/>
            <w:noProof/>
          </w:rPr>
          <w:fldChar w:fldCharType="end"/>
        </w:r>
      </w:ins>
    </w:p>
    <w:p w14:paraId="4D1EF7FD" w14:textId="77777777" w:rsidR="00FC3A48" w:rsidDel="002200D7" w:rsidRDefault="00FC3A48">
      <w:pPr>
        <w:pStyle w:val="TOC1"/>
        <w:tabs>
          <w:tab w:val="left" w:pos="440"/>
        </w:tabs>
        <w:rPr>
          <w:del w:id="245" w:author="Avin Mathew" w:date="2012-08-08T14:23:00Z"/>
          <w:rFonts w:asciiTheme="minorHAnsi" w:eastAsiaTheme="minorEastAsia" w:hAnsiTheme="minorHAnsi" w:cstheme="minorBidi"/>
          <w:noProof/>
          <w:szCs w:val="22"/>
          <w:lang w:val="en-AU" w:eastAsia="en-AU"/>
        </w:rPr>
      </w:pPr>
      <w:del w:id="246" w:author="Avin Mathew" w:date="2012-08-08T14:23:00Z">
        <w:r w:rsidRPr="002200D7" w:rsidDel="002200D7">
          <w:rPr>
            <w:noProof/>
            <w:rPrChange w:id="247" w:author="Avin Mathew" w:date="2012-08-08T14:23:00Z">
              <w:rPr>
                <w:rStyle w:val="Hyperlink"/>
                <w:noProof/>
              </w:rPr>
            </w:rPrChange>
          </w:rPr>
          <w:delText>1</w:delText>
        </w:r>
        <w:r w:rsidDel="002200D7">
          <w:rPr>
            <w:rFonts w:asciiTheme="minorHAnsi" w:eastAsiaTheme="minorEastAsia" w:hAnsiTheme="minorHAnsi" w:cstheme="minorBidi"/>
            <w:noProof/>
            <w:szCs w:val="22"/>
            <w:lang w:val="en-AU" w:eastAsia="en-AU"/>
          </w:rPr>
          <w:tab/>
        </w:r>
        <w:r w:rsidRPr="002200D7" w:rsidDel="002200D7">
          <w:rPr>
            <w:noProof/>
            <w:rPrChange w:id="248" w:author="Avin Mathew" w:date="2012-08-08T14:23:00Z">
              <w:rPr>
                <w:rStyle w:val="Hyperlink"/>
                <w:noProof/>
              </w:rPr>
            </w:rPrChange>
          </w:rPr>
          <w:delText>References</w:delText>
        </w:r>
        <w:r w:rsidDel="002200D7">
          <w:rPr>
            <w:noProof/>
            <w:webHidden/>
          </w:rPr>
          <w:tab/>
          <w:delText>6</w:delText>
        </w:r>
      </w:del>
    </w:p>
    <w:p w14:paraId="381C7A41" w14:textId="77777777" w:rsidR="00FC3A48" w:rsidDel="002200D7" w:rsidRDefault="00FC3A48">
      <w:pPr>
        <w:pStyle w:val="TOC1"/>
        <w:tabs>
          <w:tab w:val="left" w:pos="440"/>
        </w:tabs>
        <w:rPr>
          <w:del w:id="249" w:author="Avin Mathew" w:date="2012-08-08T14:23:00Z"/>
          <w:rFonts w:asciiTheme="minorHAnsi" w:eastAsiaTheme="minorEastAsia" w:hAnsiTheme="minorHAnsi" w:cstheme="minorBidi"/>
          <w:noProof/>
          <w:szCs w:val="22"/>
          <w:lang w:val="en-AU" w:eastAsia="en-AU"/>
        </w:rPr>
      </w:pPr>
      <w:del w:id="250" w:author="Avin Mathew" w:date="2012-08-08T14:23:00Z">
        <w:r w:rsidRPr="002200D7" w:rsidDel="002200D7">
          <w:rPr>
            <w:noProof/>
            <w:rPrChange w:id="251" w:author="Avin Mathew" w:date="2012-08-08T14:23:00Z">
              <w:rPr>
                <w:rStyle w:val="Hyperlink"/>
                <w:noProof/>
              </w:rPr>
            </w:rPrChange>
          </w:rPr>
          <w:delText>2</w:delText>
        </w:r>
        <w:r w:rsidDel="002200D7">
          <w:rPr>
            <w:rFonts w:asciiTheme="minorHAnsi" w:eastAsiaTheme="minorEastAsia" w:hAnsiTheme="minorHAnsi" w:cstheme="minorBidi"/>
            <w:noProof/>
            <w:szCs w:val="22"/>
            <w:lang w:val="en-AU" w:eastAsia="en-AU"/>
          </w:rPr>
          <w:tab/>
        </w:r>
        <w:r w:rsidRPr="002200D7" w:rsidDel="002200D7">
          <w:rPr>
            <w:noProof/>
            <w:rPrChange w:id="252" w:author="Avin Mathew" w:date="2012-08-08T14:23:00Z">
              <w:rPr>
                <w:rStyle w:val="Hyperlink"/>
                <w:noProof/>
              </w:rPr>
            </w:rPrChange>
          </w:rPr>
          <w:delText>OpenO&amp;M Information Service Bus Model</w:delText>
        </w:r>
        <w:r w:rsidDel="002200D7">
          <w:rPr>
            <w:noProof/>
            <w:webHidden/>
          </w:rPr>
          <w:tab/>
          <w:delText>7</w:delText>
        </w:r>
      </w:del>
    </w:p>
    <w:p w14:paraId="378AE52F" w14:textId="77777777" w:rsidR="00FC3A48" w:rsidDel="002200D7" w:rsidRDefault="00FC3A48">
      <w:pPr>
        <w:pStyle w:val="TOC2"/>
        <w:tabs>
          <w:tab w:val="left" w:pos="880"/>
          <w:tab w:val="right" w:leader="dot" w:pos="8630"/>
        </w:tabs>
        <w:rPr>
          <w:del w:id="253" w:author="Avin Mathew" w:date="2012-08-08T14:23:00Z"/>
          <w:rFonts w:asciiTheme="minorHAnsi" w:eastAsiaTheme="minorEastAsia" w:hAnsiTheme="minorHAnsi" w:cstheme="minorBidi"/>
          <w:noProof/>
          <w:szCs w:val="22"/>
          <w:lang w:val="en-AU" w:eastAsia="en-AU"/>
        </w:rPr>
      </w:pPr>
      <w:del w:id="254" w:author="Avin Mathew" w:date="2012-08-08T14:23:00Z">
        <w:r w:rsidRPr="002200D7" w:rsidDel="002200D7">
          <w:rPr>
            <w:noProof/>
            <w:rPrChange w:id="255" w:author="Avin Mathew" w:date="2012-08-08T14:23:00Z">
              <w:rPr>
                <w:rStyle w:val="Hyperlink"/>
                <w:noProof/>
              </w:rPr>
            </w:rPrChange>
          </w:rPr>
          <w:delText>2.1</w:delText>
        </w:r>
        <w:r w:rsidDel="002200D7">
          <w:rPr>
            <w:rFonts w:asciiTheme="minorHAnsi" w:eastAsiaTheme="minorEastAsia" w:hAnsiTheme="minorHAnsi" w:cstheme="minorBidi"/>
            <w:noProof/>
            <w:szCs w:val="22"/>
            <w:lang w:val="en-AU" w:eastAsia="en-AU"/>
          </w:rPr>
          <w:tab/>
        </w:r>
        <w:r w:rsidRPr="002200D7" w:rsidDel="002200D7">
          <w:rPr>
            <w:noProof/>
            <w:rPrChange w:id="256" w:author="Avin Mathew" w:date="2012-08-08T14:23:00Z">
              <w:rPr>
                <w:rStyle w:val="Hyperlink"/>
                <w:noProof/>
              </w:rPr>
            </w:rPrChange>
          </w:rPr>
          <w:delText>Interface Model</w:delText>
        </w:r>
        <w:r w:rsidDel="002200D7">
          <w:rPr>
            <w:noProof/>
            <w:webHidden/>
          </w:rPr>
          <w:tab/>
          <w:delText>7</w:delText>
        </w:r>
      </w:del>
    </w:p>
    <w:p w14:paraId="6687002F" w14:textId="77777777" w:rsidR="00FC3A48" w:rsidDel="002200D7" w:rsidRDefault="00FC3A48">
      <w:pPr>
        <w:pStyle w:val="TOC2"/>
        <w:tabs>
          <w:tab w:val="left" w:pos="880"/>
          <w:tab w:val="right" w:leader="dot" w:pos="8630"/>
        </w:tabs>
        <w:rPr>
          <w:del w:id="257" w:author="Avin Mathew" w:date="2012-08-08T14:23:00Z"/>
          <w:rFonts w:asciiTheme="minorHAnsi" w:eastAsiaTheme="minorEastAsia" w:hAnsiTheme="minorHAnsi" w:cstheme="minorBidi"/>
          <w:noProof/>
          <w:szCs w:val="22"/>
          <w:lang w:val="en-AU" w:eastAsia="en-AU"/>
        </w:rPr>
      </w:pPr>
      <w:del w:id="258" w:author="Avin Mathew" w:date="2012-08-08T14:23:00Z">
        <w:r w:rsidRPr="002200D7" w:rsidDel="002200D7">
          <w:rPr>
            <w:noProof/>
            <w:rPrChange w:id="259" w:author="Avin Mathew" w:date="2012-08-08T14:23:00Z">
              <w:rPr>
                <w:rStyle w:val="Hyperlink"/>
                <w:noProof/>
              </w:rPr>
            </w:rPrChange>
          </w:rPr>
          <w:delText>2.2</w:delText>
        </w:r>
        <w:r w:rsidDel="002200D7">
          <w:rPr>
            <w:rFonts w:asciiTheme="minorHAnsi" w:eastAsiaTheme="minorEastAsia" w:hAnsiTheme="minorHAnsi" w:cstheme="minorBidi"/>
            <w:noProof/>
            <w:szCs w:val="22"/>
            <w:lang w:val="en-AU" w:eastAsia="en-AU"/>
          </w:rPr>
          <w:tab/>
        </w:r>
        <w:r w:rsidRPr="002200D7" w:rsidDel="002200D7">
          <w:rPr>
            <w:noProof/>
            <w:rPrChange w:id="260" w:author="Avin Mathew" w:date="2012-08-08T14:23:00Z">
              <w:rPr>
                <w:rStyle w:val="Hyperlink"/>
                <w:noProof/>
              </w:rPr>
            </w:rPrChange>
          </w:rPr>
          <w:delText>Application to Application Data Exchange</w:delText>
        </w:r>
        <w:r w:rsidDel="002200D7">
          <w:rPr>
            <w:noProof/>
            <w:webHidden/>
          </w:rPr>
          <w:tab/>
          <w:delText>7</w:delText>
        </w:r>
      </w:del>
    </w:p>
    <w:p w14:paraId="641EE92F" w14:textId="77777777" w:rsidR="00FC3A48" w:rsidDel="002200D7" w:rsidRDefault="00FC3A48">
      <w:pPr>
        <w:pStyle w:val="TOC2"/>
        <w:tabs>
          <w:tab w:val="left" w:pos="880"/>
          <w:tab w:val="right" w:leader="dot" w:pos="8630"/>
        </w:tabs>
        <w:rPr>
          <w:del w:id="261" w:author="Avin Mathew" w:date="2012-08-08T14:23:00Z"/>
          <w:rFonts w:asciiTheme="minorHAnsi" w:eastAsiaTheme="minorEastAsia" w:hAnsiTheme="minorHAnsi" w:cstheme="minorBidi"/>
          <w:noProof/>
          <w:szCs w:val="22"/>
          <w:lang w:val="en-AU" w:eastAsia="en-AU"/>
        </w:rPr>
      </w:pPr>
      <w:del w:id="262" w:author="Avin Mathew" w:date="2012-08-08T14:23:00Z">
        <w:r w:rsidRPr="002200D7" w:rsidDel="002200D7">
          <w:rPr>
            <w:noProof/>
            <w:rPrChange w:id="263" w:author="Avin Mathew" w:date="2012-08-08T14:23:00Z">
              <w:rPr>
                <w:rStyle w:val="Hyperlink"/>
                <w:noProof/>
              </w:rPr>
            </w:rPrChange>
          </w:rPr>
          <w:delText>2.3</w:delText>
        </w:r>
        <w:r w:rsidDel="002200D7">
          <w:rPr>
            <w:rFonts w:asciiTheme="minorHAnsi" w:eastAsiaTheme="minorEastAsia" w:hAnsiTheme="minorHAnsi" w:cstheme="minorBidi"/>
            <w:noProof/>
            <w:szCs w:val="22"/>
            <w:lang w:val="en-AU" w:eastAsia="en-AU"/>
          </w:rPr>
          <w:tab/>
        </w:r>
        <w:r w:rsidRPr="002200D7" w:rsidDel="002200D7">
          <w:rPr>
            <w:noProof/>
            <w:rPrChange w:id="264" w:author="Avin Mathew" w:date="2012-08-08T14:23:00Z">
              <w:rPr>
                <w:rStyle w:val="Hyperlink"/>
                <w:noProof/>
              </w:rPr>
            </w:rPrChange>
          </w:rPr>
          <w:delText>Transaction Model</w:delText>
        </w:r>
        <w:r w:rsidDel="002200D7">
          <w:rPr>
            <w:noProof/>
            <w:webHidden/>
          </w:rPr>
          <w:tab/>
          <w:delText>9</w:delText>
        </w:r>
      </w:del>
    </w:p>
    <w:p w14:paraId="10E48F50" w14:textId="77777777" w:rsidR="00FC3A48" w:rsidDel="002200D7" w:rsidRDefault="00FC3A48">
      <w:pPr>
        <w:pStyle w:val="TOC2"/>
        <w:tabs>
          <w:tab w:val="left" w:pos="880"/>
          <w:tab w:val="right" w:leader="dot" w:pos="8630"/>
        </w:tabs>
        <w:rPr>
          <w:del w:id="265" w:author="Avin Mathew" w:date="2012-08-08T14:23:00Z"/>
          <w:rFonts w:asciiTheme="minorHAnsi" w:eastAsiaTheme="minorEastAsia" w:hAnsiTheme="minorHAnsi" w:cstheme="minorBidi"/>
          <w:noProof/>
          <w:szCs w:val="22"/>
          <w:lang w:val="en-AU" w:eastAsia="en-AU"/>
        </w:rPr>
      </w:pPr>
      <w:del w:id="266" w:author="Avin Mathew" w:date="2012-08-08T14:23:00Z">
        <w:r w:rsidRPr="002200D7" w:rsidDel="002200D7">
          <w:rPr>
            <w:noProof/>
            <w:rPrChange w:id="267" w:author="Avin Mathew" w:date="2012-08-08T14:23:00Z">
              <w:rPr>
                <w:rStyle w:val="Hyperlink"/>
                <w:noProof/>
              </w:rPr>
            </w:rPrChange>
          </w:rPr>
          <w:delText>2.4</w:delText>
        </w:r>
        <w:r w:rsidDel="002200D7">
          <w:rPr>
            <w:rFonts w:asciiTheme="minorHAnsi" w:eastAsiaTheme="minorEastAsia" w:hAnsiTheme="minorHAnsi" w:cstheme="minorBidi"/>
            <w:noProof/>
            <w:szCs w:val="22"/>
            <w:lang w:val="en-AU" w:eastAsia="en-AU"/>
          </w:rPr>
          <w:tab/>
        </w:r>
        <w:r w:rsidRPr="002200D7" w:rsidDel="002200D7">
          <w:rPr>
            <w:noProof/>
            <w:rPrChange w:id="268" w:author="Avin Mathew" w:date="2012-08-08T14:23:00Z">
              <w:rPr>
                <w:rStyle w:val="Hyperlink"/>
                <w:noProof/>
              </w:rPr>
            </w:rPrChange>
          </w:rPr>
          <w:delText>Communicating Applications</w:delText>
        </w:r>
        <w:r w:rsidDel="002200D7">
          <w:rPr>
            <w:noProof/>
            <w:webHidden/>
          </w:rPr>
          <w:tab/>
          <w:delText>9</w:delText>
        </w:r>
      </w:del>
    </w:p>
    <w:p w14:paraId="2B5A9E5F" w14:textId="77777777" w:rsidR="00FC3A48" w:rsidDel="002200D7" w:rsidRDefault="00FC3A48">
      <w:pPr>
        <w:pStyle w:val="TOC2"/>
        <w:tabs>
          <w:tab w:val="left" w:pos="880"/>
          <w:tab w:val="right" w:leader="dot" w:pos="8630"/>
        </w:tabs>
        <w:rPr>
          <w:del w:id="269" w:author="Avin Mathew" w:date="2012-08-08T14:23:00Z"/>
          <w:rFonts w:asciiTheme="minorHAnsi" w:eastAsiaTheme="minorEastAsia" w:hAnsiTheme="minorHAnsi" w:cstheme="minorBidi"/>
          <w:noProof/>
          <w:szCs w:val="22"/>
          <w:lang w:val="en-AU" w:eastAsia="en-AU"/>
        </w:rPr>
      </w:pPr>
      <w:del w:id="270" w:author="Avin Mathew" w:date="2012-08-08T14:23:00Z">
        <w:r w:rsidRPr="002200D7" w:rsidDel="002200D7">
          <w:rPr>
            <w:noProof/>
            <w:rPrChange w:id="271" w:author="Avin Mathew" w:date="2012-08-08T14:23:00Z">
              <w:rPr>
                <w:rStyle w:val="Hyperlink"/>
                <w:noProof/>
              </w:rPr>
            </w:rPrChange>
          </w:rPr>
          <w:delText>2.5</w:delText>
        </w:r>
        <w:r w:rsidDel="002200D7">
          <w:rPr>
            <w:rFonts w:asciiTheme="minorHAnsi" w:eastAsiaTheme="minorEastAsia" w:hAnsiTheme="minorHAnsi" w:cstheme="minorBidi"/>
            <w:noProof/>
            <w:szCs w:val="22"/>
            <w:lang w:val="en-AU" w:eastAsia="en-AU"/>
          </w:rPr>
          <w:tab/>
        </w:r>
        <w:r w:rsidRPr="002200D7" w:rsidDel="002200D7">
          <w:rPr>
            <w:noProof/>
            <w:rPrChange w:id="272" w:author="Avin Mathew" w:date="2012-08-08T14:23:00Z">
              <w:rPr>
                <w:rStyle w:val="Hyperlink"/>
                <w:noProof/>
              </w:rPr>
            </w:rPrChange>
          </w:rPr>
          <w:delText>Managed Communication Channels</w:delText>
        </w:r>
        <w:r w:rsidDel="002200D7">
          <w:rPr>
            <w:noProof/>
            <w:webHidden/>
          </w:rPr>
          <w:tab/>
          <w:delText>10</w:delText>
        </w:r>
      </w:del>
    </w:p>
    <w:p w14:paraId="4E7A5FBA" w14:textId="77777777" w:rsidR="00FC3A48" w:rsidDel="002200D7" w:rsidRDefault="00FC3A48">
      <w:pPr>
        <w:pStyle w:val="TOC2"/>
        <w:tabs>
          <w:tab w:val="left" w:pos="880"/>
          <w:tab w:val="right" w:leader="dot" w:pos="8630"/>
        </w:tabs>
        <w:rPr>
          <w:del w:id="273" w:author="Avin Mathew" w:date="2012-08-08T14:23:00Z"/>
          <w:rFonts w:asciiTheme="minorHAnsi" w:eastAsiaTheme="minorEastAsia" w:hAnsiTheme="minorHAnsi" w:cstheme="minorBidi"/>
          <w:noProof/>
          <w:szCs w:val="22"/>
          <w:lang w:val="en-AU" w:eastAsia="en-AU"/>
        </w:rPr>
      </w:pPr>
      <w:del w:id="274" w:author="Avin Mathew" w:date="2012-08-08T14:23:00Z">
        <w:r w:rsidRPr="002200D7" w:rsidDel="002200D7">
          <w:rPr>
            <w:noProof/>
            <w:rPrChange w:id="275" w:author="Avin Mathew" w:date="2012-08-08T14:23:00Z">
              <w:rPr>
                <w:rStyle w:val="Hyperlink"/>
                <w:noProof/>
              </w:rPr>
            </w:rPrChange>
          </w:rPr>
          <w:delText>2.6</w:delText>
        </w:r>
        <w:r w:rsidDel="002200D7">
          <w:rPr>
            <w:rFonts w:asciiTheme="minorHAnsi" w:eastAsiaTheme="minorEastAsia" w:hAnsiTheme="minorHAnsi" w:cstheme="minorBidi"/>
            <w:noProof/>
            <w:szCs w:val="22"/>
            <w:lang w:val="en-AU" w:eastAsia="en-AU"/>
          </w:rPr>
          <w:tab/>
        </w:r>
        <w:r w:rsidRPr="002200D7" w:rsidDel="002200D7">
          <w:rPr>
            <w:noProof/>
            <w:rPrChange w:id="276" w:author="Avin Mathew" w:date="2012-08-08T14:23:00Z">
              <w:rPr>
                <w:rStyle w:val="Hyperlink"/>
                <w:noProof/>
              </w:rPr>
            </w:rPrChange>
          </w:rPr>
          <w:delText>ISBM Channel Management Services</w:delText>
        </w:r>
        <w:r w:rsidDel="002200D7">
          <w:rPr>
            <w:noProof/>
            <w:webHidden/>
          </w:rPr>
          <w:tab/>
          <w:delText>11</w:delText>
        </w:r>
      </w:del>
    </w:p>
    <w:p w14:paraId="47B74BC5" w14:textId="77777777" w:rsidR="00FC3A48" w:rsidDel="002200D7" w:rsidRDefault="00FC3A48">
      <w:pPr>
        <w:pStyle w:val="TOC2"/>
        <w:tabs>
          <w:tab w:val="left" w:pos="880"/>
          <w:tab w:val="right" w:leader="dot" w:pos="8630"/>
        </w:tabs>
        <w:rPr>
          <w:del w:id="277" w:author="Avin Mathew" w:date="2012-08-08T14:23:00Z"/>
          <w:rFonts w:asciiTheme="minorHAnsi" w:eastAsiaTheme="minorEastAsia" w:hAnsiTheme="minorHAnsi" w:cstheme="minorBidi"/>
          <w:noProof/>
          <w:szCs w:val="22"/>
          <w:lang w:val="en-AU" w:eastAsia="en-AU"/>
        </w:rPr>
      </w:pPr>
      <w:del w:id="278" w:author="Avin Mathew" w:date="2012-08-08T14:23:00Z">
        <w:r w:rsidRPr="002200D7" w:rsidDel="002200D7">
          <w:rPr>
            <w:noProof/>
            <w:rPrChange w:id="279" w:author="Avin Mathew" w:date="2012-08-08T14:23:00Z">
              <w:rPr>
                <w:rStyle w:val="Hyperlink"/>
                <w:noProof/>
              </w:rPr>
            </w:rPrChange>
          </w:rPr>
          <w:delText>2.7</w:delText>
        </w:r>
        <w:r w:rsidDel="002200D7">
          <w:rPr>
            <w:rFonts w:asciiTheme="minorHAnsi" w:eastAsiaTheme="minorEastAsia" w:hAnsiTheme="minorHAnsi" w:cstheme="minorBidi"/>
            <w:noProof/>
            <w:szCs w:val="22"/>
            <w:lang w:val="en-AU" w:eastAsia="en-AU"/>
          </w:rPr>
          <w:tab/>
        </w:r>
        <w:r w:rsidRPr="002200D7" w:rsidDel="002200D7">
          <w:rPr>
            <w:noProof/>
            <w:rPrChange w:id="280" w:author="Avin Mathew" w:date="2012-08-08T14:23:00Z">
              <w:rPr>
                <w:rStyle w:val="Hyperlink"/>
                <w:noProof/>
              </w:rPr>
            </w:rPrChange>
          </w:rPr>
          <w:delText>ISBM Notification Services</w:delText>
        </w:r>
        <w:r w:rsidDel="002200D7">
          <w:rPr>
            <w:noProof/>
            <w:webHidden/>
          </w:rPr>
          <w:tab/>
          <w:delText>12</w:delText>
        </w:r>
      </w:del>
    </w:p>
    <w:p w14:paraId="5DE29F4E" w14:textId="77777777" w:rsidR="00FC3A48" w:rsidDel="002200D7" w:rsidRDefault="00FC3A48">
      <w:pPr>
        <w:pStyle w:val="TOC2"/>
        <w:tabs>
          <w:tab w:val="left" w:pos="880"/>
          <w:tab w:val="right" w:leader="dot" w:pos="8630"/>
        </w:tabs>
        <w:rPr>
          <w:del w:id="281" w:author="Avin Mathew" w:date="2012-08-08T14:23:00Z"/>
          <w:rFonts w:asciiTheme="minorHAnsi" w:eastAsiaTheme="minorEastAsia" w:hAnsiTheme="minorHAnsi" w:cstheme="minorBidi"/>
          <w:noProof/>
          <w:szCs w:val="22"/>
          <w:lang w:val="en-AU" w:eastAsia="en-AU"/>
        </w:rPr>
      </w:pPr>
      <w:del w:id="282" w:author="Avin Mathew" w:date="2012-08-08T14:23:00Z">
        <w:r w:rsidRPr="002200D7" w:rsidDel="002200D7">
          <w:rPr>
            <w:noProof/>
            <w:rPrChange w:id="283" w:author="Avin Mathew" w:date="2012-08-08T14:23:00Z">
              <w:rPr>
                <w:rStyle w:val="Hyperlink"/>
                <w:noProof/>
              </w:rPr>
            </w:rPrChange>
          </w:rPr>
          <w:delText>2.8</w:delText>
        </w:r>
        <w:r w:rsidDel="002200D7">
          <w:rPr>
            <w:rFonts w:asciiTheme="minorHAnsi" w:eastAsiaTheme="minorEastAsia" w:hAnsiTheme="minorHAnsi" w:cstheme="minorBidi"/>
            <w:noProof/>
            <w:szCs w:val="22"/>
            <w:lang w:val="en-AU" w:eastAsia="en-AU"/>
          </w:rPr>
          <w:tab/>
        </w:r>
        <w:r w:rsidRPr="002200D7" w:rsidDel="002200D7">
          <w:rPr>
            <w:noProof/>
            <w:rPrChange w:id="284" w:author="Avin Mathew" w:date="2012-08-08T14:23:00Z">
              <w:rPr>
                <w:rStyle w:val="Hyperlink"/>
                <w:noProof/>
              </w:rPr>
            </w:rPrChange>
          </w:rPr>
          <w:delText>ISBM Publish-Subscribe Services</w:delText>
        </w:r>
        <w:r w:rsidDel="002200D7">
          <w:rPr>
            <w:noProof/>
            <w:webHidden/>
          </w:rPr>
          <w:tab/>
          <w:delText>12</w:delText>
        </w:r>
      </w:del>
    </w:p>
    <w:p w14:paraId="5A064BE6" w14:textId="77777777" w:rsidR="00FC3A48" w:rsidDel="002200D7" w:rsidRDefault="00FC3A48">
      <w:pPr>
        <w:pStyle w:val="TOC3"/>
        <w:tabs>
          <w:tab w:val="left" w:pos="1320"/>
          <w:tab w:val="right" w:leader="dot" w:pos="8630"/>
        </w:tabs>
        <w:rPr>
          <w:del w:id="285" w:author="Avin Mathew" w:date="2012-08-08T14:23:00Z"/>
          <w:rFonts w:asciiTheme="minorHAnsi" w:eastAsiaTheme="minorEastAsia" w:hAnsiTheme="minorHAnsi" w:cstheme="minorBidi"/>
          <w:noProof/>
          <w:szCs w:val="22"/>
          <w:lang w:val="en-AU" w:eastAsia="en-AU"/>
        </w:rPr>
      </w:pPr>
      <w:del w:id="286" w:author="Avin Mathew" w:date="2012-08-08T14:23:00Z">
        <w:r w:rsidRPr="002200D7" w:rsidDel="002200D7">
          <w:rPr>
            <w:noProof/>
            <w:rPrChange w:id="287" w:author="Avin Mathew" w:date="2012-08-08T14:23:00Z">
              <w:rPr>
                <w:rStyle w:val="Hyperlink"/>
                <w:noProof/>
              </w:rPr>
            </w:rPrChange>
          </w:rPr>
          <w:delText>2.8.1</w:delText>
        </w:r>
        <w:r w:rsidDel="002200D7">
          <w:rPr>
            <w:rFonts w:asciiTheme="minorHAnsi" w:eastAsiaTheme="minorEastAsia" w:hAnsiTheme="minorHAnsi" w:cstheme="minorBidi"/>
            <w:noProof/>
            <w:szCs w:val="22"/>
            <w:lang w:val="en-AU" w:eastAsia="en-AU"/>
          </w:rPr>
          <w:tab/>
        </w:r>
        <w:r w:rsidRPr="002200D7" w:rsidDel="002200D7">
          <w:rPr>
            <w:noProof/>
            <w:rPrChange w:id="288" w:author="Avin Mathew" w:date="2012-08-08T14:23:00Z">
              <w:rPr>
                <w:rStyle w:val="Hyperlink"/>
                <w:noProof/>
              </w:rPr>
            </w:rPrChange>
          </w:rPr>
          <w:delText>Publish-Subscribe with Notification Example</w:delText>
        </w:r>
        <w:r w:rsidDel="002200D7">
          <w:rPr>
            <w:noProof/>
            <w:webHidden/>
          </w:rPr>
          <w:tab/>
          <w:delText>13</w:delText>
        </w:r>
      </w:del>
    </w:p>
    <w:p w14:paraId="3E9AAB38" w14:textId="77777777" w:rsidR="00FC3A48" w:rsidDel="002200D7" w:rsidRDefault="00FC3A48">
      <w:pPr>
        <w:pStyle w:val="TOC3"/>
        <w:tabs>
          <w:tab w:val="left" w:pos="1320"/>
          <w:tab w:val="right" w:leader="dot" w:pos="8630"/>
        </w:tabs>
        <w:rPr>
          <w:del w:id="289" w:author="Avin Mathew" w:date="2012-08-08T14:23:00Z"/>
          <w:rFonts w:asciiTheme="minorHAnsi" w:eastAsiaTheme="minorEastAsia" w:hAnsiTheme="minorHAnsi" w:cstheme="minorBidi"/>
          <w:noProof/>
          <w:szCs w:val="22"/>
          <w:lang w:val="en-AU" w:eastAsia="en-AU"/>
        </w:rPr>
      </w:pPr>
      <w:del w:id="290" w:author="Avin Mathew" w:date="2012-08-08T14:23:00Z">
        <w:r w:rsidRPr="002200D7" w:rsidDel="002200D7">
          <w:rPr>
            <w:noProof/>
            <w:rPrChange w:id="291" w:author="Avin Mathew" w:date="2012-08-08T14:23:00Z">
              <w:rPr>
                <w:rStyle w:val="Hyperlink"/>
                <w:noProof/>
              </w:rPr>
            </w:rPrChange>
          </w:rPr>
          <w:delText>2.8.2</w:delText>
        </w:r>
        <w:r w:rsidDel="002200D7">
          <w:rPr>
            <w:rFonts w:asciiTheme="minorHAnsi" w:eastAsiaTheme="minorEastAsia" w:hAnsiTheme="minorHAnsi" w:cstheme="minorBidi"/>
            <w:noProof/>
            <w:szCs w:val="22"/>
            <w:lang w:val="en-AU" w:eastAsia="en-AU"/>
          </w:rPr>
          <w:tab/>
        </w:r>
        <w:r w:rsidRPr="002200D7" w:rsidDel="002200D7">
          <w:rPr>
            <w:noProof/>
            <w:rPrChange w:id="292" w:author="Avin Mathew" w:date="2012-08-08T14:23:00Z">
              <w:rPr>
                <w:rStyle w:val="Hyperlink"/>
                <w:noProof/>
              </w:rPr>
            </w:rPrChange>
          </w:rPr>
          <w:delText>Publish-Subscribe without Notification Example</w:delText>
        </w:r>
        <w:r w:rsidDel="002200D7">
          <w:rPr>
            <w:noProof/>
            <w:webHidden/>
          </w:rPr>
          <w:tab/>
          <w:delText>14</w:delText>
        </w:r>
      </w:del>
    </w:p>
    <w:p w14:paraId="4EA75610" w14:textId="77777777" w:rsidR="00FC3A48" w:rsidDel="002200D7" w:rsidRDefault="00FC3A48">
      <w:pPr>
        <w:pStyle w:val="TOC3"/>
        <w:tabs>
          <w:tab w:val="left" w:pos="1320"/>
          <w:tab w:val="right" w:leader="dot" w:pos="8630"/>
        </w:tabs>
        <w:rPr>
          <w:del w:id="293" w:author="Avin Mathew" w:date="2012-08-08T14:23:00Z"/>
          <w:rFonts w:asciiTheme="minorHAnsi" w:eastAsiaTheme="minorEastAsia" w:hAnsiTheme="minorHAnsi" w:cstheme="minorBidi"/>
          <w:noProof/>
          <w:szCs w:val="22"/>
          <w:lang w:val="en-AU" w:eastAsia="en-AU"/>
        </w:rPr>
      </w:pPr>
      <w:del w:id="294" w:author="Avin Mathew" w:date="2012-08-08T14:23:00Z">
        <w:r w:rsidRPr="002200D7" w:rsidDel="002200D7">
          <w:rPr>
            <w:noProof/>
            <w:rPrChange w:id="295" w:author="Avin Mathew" w:date="2012-08-08T14:23:00Z">
              <w:rPr>
                <w:rStyle w:val="Hyperlink"/>
                <w:noProof/>
              </w:rPr>
            </w:rPrChange>
          </w:rPr>
          <w:delText>2.8.3</w:delText>
        </w:r>
        <w:r w:rsidDel="002200D7">
          <w:rPr>
            <w:rFonts w:asciiTheme="minorHAnsi" w:eastAsiaTheme="minorEastAsia" w:hAnsiTheme="minorHAnsi" w:cstheme="minorBidi"/>
            <w:noProof/>
            <w:szCs w:val="22"/>
            <w:lang w:val="en-AU" w:eastAsia="en-AU"/>
          </w:rPr>
          <w:tab/>
        </w:r>
        <w:r w:rsidRPr="002200D7" w:rsidDel="002200D7">
          <w:rPr>
            <w:noProof/>
            <w:rPrChange w:id="296" w:author="Avin Mathew" w:date="2012-08-08T14:23:00Z">
              <w:rPr>
                <w:rStyle w:val="Hyperlink"/>
                <w:noProof/>
              </w:rPr>
            </w:rPrChange>
          </w:rPr>
          <w:delText>Publish-Subscribe with Multiple Providers Example</w:delText>
        </w:r>
        <w:r w:rsidDel="002200D7">
          <w:rPr>
            <w:noProof/>
            <w:webHidden/>
          </w:rPr>
          <w:tab/>
          <w:delText>16</w:delText>
        </w:r>
      </w:del>
    </w:p>
    <w:p w14:paraId="049D9209" w14:textId="77777777" w:rsidR="00FC3A48" w:rsidDel="002200D7" w:rsidRDefault="00FC3A48">
      <w:pPr>
        <w:pStyle w:val="TOC3"/>
        <w:tabs>
          <w:tab w:val="left" w:pos="1320"/>
          <w:tab w:val="right" w:leader="dot" w:pos="8630"/>
        </w:tabs>
        <w:rPr>
          <w:del w:id="297" w:author="Avin Mathew" w:date="2012-08-08T14:23:00Z"/>
          <w:rFonts w:asciiTheme="minorHAnsi" w:eastAsiaTheme="minorEastAsia" w:hAnsiTheme="minorHAnsi" w:cstheme="minorBidi"/>
          <w:noProof/>
          <w:szCs w:val="22"/>
          <w:lang w:val="en-AU" w:eastAsia="en-AU"/>
        </w:rPr>
      </w:pPr>
      <w:del w:id="298" w:author="Avin Mathew" w:date="2012-08-08T14:23:00Z">
        <w:r w:rsidRPr="002200D7" w:rsidDel="002200D7">
          <w:rPr>
            <w:noProof/>
            <w:rPrChange w:id="299" w:author="Avin Mathew" w:date="2012-08-08T14:23:00Z">
              <w:rPr>
                <w:rStyle w:val="Hyperlink"/>
                <w:noProof/>
              </w:rPr>
            </w:rPrChange>
          </w:rPr>
          <w:delText>2.8.4</w:delText>
        </w:r>
        <w:r w:rsidDel="002200D7">
          <w:rPr>
            <w:rFonts w:asciiTheme="minorHAnsi" w:eastAsiaTheme="minorEastAsia" w:hAnsiTheme="minorHAnsi" w:cstheme="minorBidi"/>
            <w:noProof/>
            <w:szCs w:val="22"/>
            <w:lang w:val="en-AU" w:eastAsia="en-AU"/>
          </w:rPr>
          <w:tab/>
        </w:r>
        <w:r w:rsidRPr="002200D7" w:rsidDel="002200D7">
          <w:rPr>
            <w:noProof/>
            <w:rPrChange w:id="300" w:author="Avin Mathew" w:date="2012-08-08T14:23:00Z">
              <w:rPr>
                <w:rStyle w:val="Hyperlink"/>
                <w:noProof/>
              </w:rPr>
            </w:rPrChange>
          </w:rPr>
          <w:delText>Publish-Subscribe with Expiry Example</w:delText>
        </w:r>
        <w:r w:rsidDel="002200D7">
          <w:rPr>
            <w:noProof/>
            <w:webHidden/>
          </w:rPr>
          <w:tab/>
          <w:delText>16</w:delText>
        </w:r>
      </w:del>
    </w:p>
    <w:p w14:paraId="2BF81E2A" w14:textId="77777777" w:rsidR="00FC3A48" w:rsidDel="002200D7" w:rsidRDefault="00FC3A48">
      <w:pPr>
        <w:pStyle w:val="TOC2"/>
        <w:tabs>
          <w:tab w:val="left" w:pos="880"/>
          <w:tab w:val="right" w:leader="dot" w:pos="8630"/>
        </w:tabs>
        <w:rPr>
          <w:del w:id="301" w:author="Avin Mathew" w:date="2012-08-08T14:23:00Z"/>
          <w:rFonts w:asciiTheme="minorHAnsi" w:eastAsiaTheme="minorEastAsia" w:hAnsiTheme="minorHAnsi" w:cstheme="minorBidi"/>
          <w:noProof/>
          <w:szCs w:val="22"/>
          <w:lang w:val="en-AU" w:eastAsia="en-AU"/>
        </w:rPr>
      </w:pPr>
      <w:del w:id="302" w:author="Avin Mathew" w:date="2012-08-08T14:23:00Z">
        <w:r w:rsidRPr="002200D7" w:rsidDel="002200D7">
          <w:rPr>
            <w:noProof/>
            <w:rPrChange w:id="303" w:author="Avin Mathew" w:date="2012-08-08T14:23:00Z">
              <w:rPr>
                <w:rStyle w:val="Hyperlink"/>
                <w:noProof/>
              </w:rPr>
            </w:rPrChange>
          </w:rPr>
          <w:delText>2.9</w:delText>
        </w:r>
        <w:r w:rsidDel="002200D7">
          <w:rPr>
            <w:rFonts w:asciiTheme="minorHAnsi" w:eastAsiaTheme="minorEastAsia" w:hAnsiTheme="minorHAnsi" w:cstheme="minorBidi"/>
            <w:noProof/>
            <w:szCs w:val="22"/>
            <w:lang w:val="en-AU" w:eastAsia="en-AU"/>
          </w:rPr>
          <w:tab/>
        </w:r>
        <w:r w:rsidRPr="002200D7" w:rsidDel="002200D7">
          <w:rPr>
            <w:noProof/>
            <w:rPrChange w:id="304" w:author="Avin Mathew" w:date="2012-08-08T14:23:00Z">
              <w:rPr>
                <w:rStyle w:val="Hyperlink"/>
                <w:noProof/>
              </w:rPr>
            </w:rPrChange>
          </w:rPr>
          <w:delText>ISBM Request and Response Channel Services</w:delText>
        </w:r>
        <w:r w:rsidDel="002200D7">
          <w:rPr>
            <w:noProof/>
            <w:webHidden/>
          </w:rPr>
          <w:tab/>
          <w:delText>18</w:delText>
        </w:r>
      </w:del>
    </w:p>
    <w:p w14:paraId="68AA0241" w14:textId="77777777" w:rsidR="00FC3A48" w:rsidDel="002200D7" w:rsidRDefault="00FC3A48">
      <w:pPr>
        <w:pStyle w:val="TOC3"/>
        <w:tabs>
          <w:tab w:val="left" w:pos="1320"/>
          <w:tab w:val="right" w:leader="dot" w:pos="8630"/>
        </w:tabs>
        <w:rPr>
          <w:del w:id="305" w:author="Avin Mathew" w:date="2012-08-08T14:23:00Z"/>
          <w:rFonts w:asciiTheme="minorHAnsi" w:eastAsiaTheme="minorEastAsia" w:hAnsiTheme="minorHAnsi" w:cstheme="minorBidi"/>
          <w:noProof/>
          <w:szCs w:val="22"/>
          <w:lang w:val="en-AU" w:eastAsia="en-AU"/>
        </w:rPr>
      </w:pPr>
      <w:del w:id="306" w:author="Avin Mathew" w:date="2012-08-08T14:23:00Z">
        <w:r w:rsidRPr="002200D7" w:rsidDel="002200D7">
          <w:rPr>
            <w:noProof/>
            <w:rPrChange w:id="307" w:author="Avin Mathew" w:date="2012-08-08T14:23:00Z">
              <w:rPr>
                <w:rStyle w:val="Hyperlink"/>
                <w:noProof/>
              </w:rPr>
            </w:rPrChange>
          </w:rPr>
          <w:delText>2.9.1</w:delText>
        </w:r>
        <w:r w:rsidDel="002200D7">
          <w:rPr>
            <w:rFonts w:asciiTheme="minorHAnsi" w:eastAsiaTheme="minorEastAsia" w:hAnsiTheme="minorHAnsi" w:cstheme="minorBidi"/>
            <w:noProof/>
            <w:szCs w:val="22"/>
            <w:lang w:val="en-AU" w:eastAsia="en-AU"/>
          </w:rPr>
          <w:tab/>
        </w:r>
        <w:r w:rsidRPr="002200D7" w:rsidDel="002200D7">
          <w:rPr>
            <w:noProof/>
            <w:rPrChange w:id="308" w:author="Avin Mathew" w:date="2012-08-08T14:23:00Z">
              <w:rPr>
                <w:rStyle w:val="Hyperlink"/>
                <w:noProof/>
              </w:rPr>
            </w:rPrChange>
          </w:rPr>
          <w:delText>Request-Response with Notification Example</w:delText>
        </w:r>
        <w:r w:rsidDel="002200D7">
          <w:rPr>
            <w:noProof/>
            <w:webHidden/>
          </w:rPr>
          <w:tab/>
          <w:delText>19</w:delText>
        </w:r>
      </w:del>
    </w:p>
    <w:p w14:paraId="5D255F03" w14:textId="77777777" w:rsidR="00FC3A48" w:rsidDel="002200D7" w:rsidRDefault="00FC3A48">
      <w:pPr>
        <w:pStyle w:val="TOC3"/>
        <w:tabs>
          <w:tab w:val="left" w:pos="1320"/>
          <w:tab w:val="right" w:leader="dot" w:pos="8630"/>
        </w:tabs>
        <w:rPr>
          <w:del w:id="309" w:author="Avin Mathew" w:date="2012-08-08T14:23:00Z"/>
          <w:rFonts w:asciiTheme="minorHAnsi" w:eastAsiaTheme="minorEastAsia" w:hAnsiTheme="minorHAnsi" w:cstheme="minorBidi"/>
          <w:noProof/>
          <w:szCs w:val="22"/>
          <w:lang w:val="en-AU" w:eastAsia="en-AU"/>
        </w:rPr>
      </w:pPr>
      <w:del w:id="310" w:author="Avin Mathew" w:date="2012-08-08T14:23:00Z">
        <w:r w:rsidRPr="002200D7" w:rsidDel="002200D7">
          <w:rPr>
            <w:noProof/>
            <w:rPrChange w:id="311" w:author="Avin Mathew" w:date="2012-08-08T14:23:00Z">
              <w:rPr>
                <w:rStyle w:val="Hyperlink"/>
                <w:noProof/>
              </w:rPr>
            </w:rPrChange>
          </w:rPr>
          <w:delText>2.9.2</w:delText>
        </w:r>
        <w:r w:rsidDel="002200D7">
          <w:rPr>
            <w:rFonts w:asciiTheme="minorHAnsi" w:eastAsiaTheme="minorEastAsia" w:hAnsiTheme="minorHAnsi" w:cstheme="minorBidi"/>
            <w:noProof/>
            <w:szCs w:val="22"/>
            <w:lang w:val="en-AU" w:eastAsia="en-AU"/>
          </w:rPr>
          <w:tab/>
        </w:r>
        <w:r w:rsidRPr="002200D7" w:rsidDel="002200D7">
          <w:rPr>
            <w:noProof/>
            <w:rPrChange w:id="312" w:author="Avin Mathew" w:date="2012-08-08T14:23:00Z">
              <w:rPr>
                <w:rStyle w:val="Hyperlink"/>
                <w:noProof/>
              </w:rPr>
            </w:rPrChange>
          </w:rPr>
          <w:delText>Request-Response without Notification Example</w:delText>
        </w:r>
        <w:r w:rsidDel="002200D7">
          <w:rPr>
            <w:noProof/>
            <w:webHidden/>
          </w:rPr>
          <w:tab/>
          <w:delText>19</w:delText>
        </w:r>
      </w:del>
    </w:p>
    <w:p w14:paraId="7DBAE967" w14:textId="77777777" w:rsidR="00FC3A48" w:rsidDel="002200D7" w:rsidRDefault="00FC3A48">
      <w:pPr>
        <w:pStyle w:val="TOC3"/>
        <w:tabs>
          <w:tab w:val="left" w:pos="1320"/>
          <w:tab w:val="right" w:leader="dot" w:pos="8630"/>
        </w:tabs>
        <w:rPr>
          <w:del w:id="313" w:author="Avin Mathew" w:date="2012-08-08T14:23:00Z"/>
          <w:rFonts w:asciiTheme="minorHAnsi" w:eastAsiaTheme="minorEastAsia" w:hAnsiTheme="minorHAnsi" w:cstheme="minorBidi"/>
          <w:noProof/>
          <w:szCs w:val="22"/>
          <w:lang w:val="en-AU" w:eastAsia="en-AU"/>
        </w:rPr>
      </w:pPr>
      <w:del w:id="314" w:author="Avin Mathew" w:date="2012-08-08T14:23:00Z">
        <w:r w:rsidRPr="002200D7" w:rsidDel="002200D7">
          <w:rPr>
            <w:noProof/>
            <w:rPrChange w:id="315" w:author="Avin Mathew" w:date="2012-08-08T14:23:00Z">
              <w:rPr>
                <w:rStyle w:val="Hyperlink"/>
                <w:noProof/>
              </w:rPr>
            </w:rPrChange>
          </w:rPr>
          <w:delText>2.9.3</w:delText>
        </w:r>
        <w:r w:rsidDel="002200D7">
          <w:rPr>
            <w:rFonts w:asciiTheme="minorHAnsi" w:eastAsiaTheme="minorEastAsia" w:hAnsiTheme="minorHAnsi" w:cstheme="minorBidi"/>
            <w:noProof/>
            <w:szCs w:val="22"/>
            <w:lang w:val="en-AU" w:eastAsia="en-AU"/>
          </w:rPr>
          <w:tab/>
        </w:r>
        <w:r w:rsidRPr="002200D7" w:rsidDel="002200D7">
          <w:rPr>
            <w:noProof/>
            <w:rPrChange w:id="316" w:author="Avin Mathew" w:date="2012-08-08T14:23:00Z">
              <w:rPr>
                <w:rStyle w:val="Hyperlink"/>
                <w:noProof/>
              </w:rPr>
            </w:rPrChange>
          </w:rPr>
          <w:delText>Request-Response with Multiple Providers Example</w:delText>
        </w:r>
        <w:r w:rsidDel="002200D7">
          <w:rPr>
            <w:noProof/>
            <w:webHidden/>
          </w:rPr>
          <w:tab/>
          <w:delText>20</w:delText>
        </w:r>
      </w:del>
    </w:p>
    <w:p w14:paraId="0699032A" w14:textId="77777777" w:rsidR="00FC3A48" w:rsidDel="002200D7" w:rsidRDefault="00FC3A48">
      <w:pPr>
        <w:pStyle w:val="TOC1"/>
        <w:tabs>
          <w:tab w:val="left" w:pos="440"/>
        </w:tabs>
        <w:rPr>
          <w:del w:id="317" w:author="Avin Mathew" w:date="2012-08-08T14:23:00Z"/>
          <w:rFonts w:asciiTheme="minorHAnsi" w:eastAsiaTheme="minorEastAsia" w:hAnsiTheme="minorHAnsi" w:cstheme="minorBidi"/>
          <w:noProof/>
          <w:szCs w:val="22"/>
          <w:lang w:val="en-AU" w:eastAsia="en-AU"/>
        </w:rPr>
      </w:pPr>
      <w:del w:id="318" w:author="Avin Mathew" w:date="2012-08-08T14:23:00Z">
        <w:r w:rsidRPr="002200D7" w:rsidDel="002200D7">
          <w:rPr>
            <w:noProof/>
            <w:rPrChange w:id="319" w:author="Avin Mathew" w:date="2012-08-08T14:23:00Z">
              <w:rPr>
                <w:rStyle w:val="Hyperlink"/>
                <w:noProof/>
              </w:rPr>
            </w:rPrChange>
          </w:rPr>
          <w:delText>3</w:delText>
        </w:r>
        <w:r w:rsidDel="002200D7">
          <w:rPr>
            <w:rFonts w:asciiTheme="minorHAnsi" w:eastAsiaTheme="minorEastAsia" w:hAnsiTheme="minorHAnsi" w:cstheme="minorBidi"/>
            <w:noProof/>
            <w:szCs w:val="22"/>
            <w:lang w:val="en-AU" w:eastAsia="en-AU"/>
          </w:rPr>
          <w:tab/>
        </w:r>
        <w:r w:rsidRPr="002200D7" w:rsidDel="002200D7">
          <w:rPr>
            <w:noProof/>
            <w:rPrChange w:id="320" w:author="Avin Mathew" w:date="2012-08-08T14:23:00Z">
              <w:rPr>
                <w:rStyle w:val="Hyperlink"/>
                <w:noProof/>
              </w:rPr>
            </w:rPrChange>
          </w:rPr>
          <w:delText>ISBM Technical Requirements</w:delText>
        </w:r>
        <w:r w:rsidDel="002200D7">
          <w:rPr>
            <w:noProof/>
            <w:webHidden/>
          </w:rPr>
          <w:tab/>
          <w:delText>22</w:delText>
        </w:r>
      </w:del>
    </w:p>
    <w:p w14:paraId="371B27B8" w14:textId="77777777" w:rsidR="00FC3A48" w:rsidDel="002200D7" w:rsidRDefault="00FC3A48">
      <w:pPr>
        <w:pStyle w:val="TOC2"/>
        <w:tabs>
          <w:tab w:val="left" w:pos="880"/>
          <w:tab w:val="right" w:leader="dot" w:pos="8630"/>
        </w:tabs>
        <w:rPr>
          <w:del w:id="321" w:author="Avin Mathew" w:date="2012-08-08T14:23:00Z"/>
          <w:rFonts w:asciiTheme="minorHAnsi" w:eastAsiaTheme="minorEastAsia" w:hAnsiTheme="minorHAnsi" w:cstheme="minorBidi"/>
          <w:noProof/>
          <w:szCs w:val="22"/>
          <w:lang w:val="en-AU" w:eastAsia="en-AU"/>
        </w:rPr>
      </w:pPr>
      <w:del w:id="322" w:author="Avin Mathew" w:date="2012-08-08T14:23:00Z">
        <w:r w:rsidRPr="002200D7" w:rsidDel="002200D7">
          <w:rPr>
            <w:noProof/>
            <w:rPrChange w:id="323" w:author="Avin Mathew" w:date="2012-08-08T14:23:00Z">
              <w:rPr>
                <w:rStyle w:val="Hyperlink"/>
                <w:noProof/>
              </w:rPr>
            </w:rPrChange>
          </w:rPr>
          <w:delText>3.1</w:delText>
        </w:r>
        <w:r w:rsidDel="002200D7">
          <w:rPr>
            <w:rFonts w:asciiTheme="minorHAnsi" w:eastAsiaTheme="minorEastAsia" w:hAnsiTheme="minorHAnsi" w:cstheme="minorBidi"/>
            <w:noProof/>
            <w:szCs w:val="22"/>
            <w:lang w:val="en-AU" w:eastAsia="en-AU"/>
          </w:rPr>
          <w:tab/>
        </w:r>
        <w:r w:rsidRPr="002200D7" w:rsidDel="002200D7">
          <w:rPr>
            <w:noProof/>
            <w:rPrChange w:id="324" w:author="Avin Mathew" w:date="2012-08-08T14:23:00Z">
              <w:rPr>
                <w:rStyle w:val="Hyperlink"/>
                <w:noProof/>
              </w:rPr>
            </w:rPrChange>
          </w:rPr>
          <w:delText>Channel URIs</w:delText>
        </w:r>
        <w:r w:rsidDel="002200D7">
          <w:rPr>
            <w:noProof/>
            <w:webHidden/>
          </w:rPr>
          <w:tab/>
          <w:delText>22</w:delText>
        </w:r>
      </w:del>
    </w:p>
    <w:p w14:paraId="27CF7FEF" w14:textId="77777777" w:rsidR="00FC3A48" w:rsidDel="002200D7" w:rsidRDefault="00FC3A48">
      <w:pPr>
        <w:pStyle w:val="TOC3"/>
        <w:tabs>
          <w:tab w:val="left" w:pos="1320"/>
          <w:tab w:val="right" w:leader="dot" w:pos="8630"/>
        </w:tabs>
        <w:rPr>
          <w:del w:id="325" w:author="Avin Mathew" w:date="2012-08-08T14:23:00Z"/>
          <w:rFonts w:asciiTheme="minorHAnsi" w:eastAsiaTheme="minorEastAsia" w:hAnsiTheme="minorHAnsi" w:cstheme="minorBidi"/>
          <w:noProof/>
          <w:szCs w:val="22"/>
          <w:lang w:val="en-AU" w:eastAsia="en-AU"/>
        </w:rPr>
      </w:pPr>
      <w:del w:id="326" w:author="Avin Mathew" w:date="2012-08-08T14:23:00Z">
        <w:r w:rsidRPr="002200D7" w:rsidDel="002200D7">
          <w:rPr>
            <w:noProof/>
            <w:rPrChange w:id="327" w:author="Avin Mathew" w:date="2012-08-08T14:23:00Z">
              <w:rPr>
                <w:rStyle w:val="Hyperlink"/>
                <w:noProof/>
              </w:rPr>
            </w:rPrChange>
          </w:rPr>
          <w:delText>3.1.1</w:delText>
        </w:r>
        <w:r w:rsidDel="002200D7">
          <w:rPr>
            <w:rFonts w:asciiTheme="minorHAnsi" w:eastAsiaTheme="minorEastAsia" w:hAnsiTheme="minorHAnsi" w:cstheme="minorBidi"/>
            <w:noProof/>
            <w:szCs w:val="22"/>
            <w:lang w:val="en-AU" w:eastAsia="en-AU"/>
          </w:rPr>
          <w:tab/>
        </w:r>
        <w:r w:rsidRPr="002200D7" w:rsidDel="002200D7">
          <w:rPr>
            <w:noProof/>
            <w:rPrChange w:id="328" w:author="Avin Mathew" w:date="2012-08-08T14:23:00Z">
              <w:rPr>
                <w:rStyle w:val="Hyperlink"/>
                <w:noProof/>
              </w:rPr>
            </w:rPrChange>
          </w:rPr>
          <w:delText>ISBM Root</w:delText>
        </w:r>
        <w:r w:rsidDel="002200D7">
          <w:rPr>
            <w:noProof/>
            <w:webHidden/>
          </w:rPr>
          <w:tab/>
          <w:delText>22</w:delText>
        </w:r>
      </w:del>
    </w:p>
    <w:p w14:paraId="5E6BAF3E" w14:textId="77777777" w:rsidR="00FC3A48" w:rsidDel="002200D7" w:rsidRDefault="00FC3A48">
      <w:pPr>
        <w:pStyle w:val="TOC3"/>
        <w:tabs>
          <w:tab w:val="left" w:pos="1320"/>
          <w:tab w:val="right" w:leader="dot" w:pos="8630"/>
        </w:tabs>
        <w:rPr>
          <w:del w:id="329" w:author="Avin Mathew" w:date="2012-08-08T14:23:00Z"/>
          <w:rFonts w:asciiTheme="minorHAnsi" w:eastAsiaTheme="minorEastAsia" w:hAnsiTheme="minorHAnsi" w:cstheme="minorBidi"/>
          <w:noProof/>
          <w:szCs w:val="22"/>
          <w:lang w:val="en-AU" w:eastAsia="en-AU"/>
        </w:rPr>
      </w:pPr>
      <w:del w:id="330" w:author="Avin Mathew" w:date="2012-08-08T14:23:00Z">
        <w:r w:rsidRPr="002200D7" w:rsidDel="002200D7">
          <w:rPr>
            <w:noProof/>
            <w:rPrChange w:id="331" w:author="Avin Mathew" w:date="2012-08-08T14:23:00Z">
              <w:rPr>
                <w:rStyle w:val="Hyperlink"/>
                <w:noProof/>
              </w:rPr>
            </w:rPrChange>
          </w:rPr>
          <w:delText>3.1.2</w:delText>
        </w:r>
        <w:r w:rsidDel="002200D7">
          <w:rPr>
            <w:rFonts w:asciiTheme="minorHAnsi" w:eastAsiaTheme="minorEastAsia" w:hAnsiTheme="minorHAnsi" w:cstheme="minorBidi"/>
            <w:noProof/>
            <w:szCs w:val="22"/>
            <w:lang w:val="en-AU" w:eastAsia="en-AU"/>
          </w:rPr>
          <w:tab/>
        </w:r>
        <w:r w:rsidRPr="002200D7" w:rsidDel="002200D7">
          <w:rPr>
            <w:noProof/>
            <w:rPrChange w:id="332" w:author="Avin Mathew" w:date="2012-08-08T14:23:00Z">
              <w:rPr>
                <w:rStyle w:val="Hyperlink"/>
                <w:noProof/>
              </w:rPr>
            </w:rPrChange>
          </w:rPr>
          <w:delText>Channel Scope</w:delText>
        </w:r>
        <w:r w:rsidDel="002200D7">
          <w:rPr>
            <w:noProof/>
            <w:webHidden/>
          </w:rPr>
          <w:tab/>
          <w:delText>22</w:delText>
        </w:r>
      </w:del>
    </w:p>
    <w:p w14:paraId="642EB8EF" w14:textId="77777777" w:rsidR="00FC3A48" w:rsidDel="002200D7" w:rsidRDefault="00FC3A48">
      <w:pPr>
        <w:pStyle w:val="TOC3"/>
        <w:tabs>
          <w:tab w:val="left" w:pos="1320"/>
          <w:tab w:val="right" w:leader="dot" w:pos="8630"/>
        </w:tabs>
        <w:rPr>
          <w:del w:id="333" w:author="Avin Mathew" w:date="2012-08-08T14:23:00Z"/>
          <w:rFonts w:asciiTheme="minorHAnsi" w:eastAsiaTheme="minorEastAsia" w:hAnsiTheme="minorHAnsi" w:cstheme="minorBidi"/>
          <w:noProof/>
          <w:szCs w:val="22"/>
          <w:lang w:val="en-AU" w:eastAsia="en-AU"/>
        </w:rPr>
      </w:pPr>
      <w:del w:id="334" w:author="Avin Mathew" w:date="2012-08-08T14:23:00Z">
        <w:r w:rsidRPr="002200D7" w:rsidDel="002200D7">
          <w:rPr>
            <w:noProof/>
            <w:rPrChange w:id="335" w:author="Avin Mathew" w:date="2012-08-08T14:23:00Z">
              <w:rPr>
                <w:rStyle w:val="Hyperlink"/>
                <w:noProof/>
              </w:rPr>
            </w:rPrChange>
          </w:rPr>
          <w:delText>3.1.3</w:delText>
        </w:r>
        <w:r w:rsidDel="002200D7">
          <w:rPr>
            <w:rFonts w:asciiTheme="minorHAnsi" w:eastAsiaTheme="minorEastAsia" w:hAnsiTheme="minorHAnsi" w:cstheme="minorBidi"/>
            <w:noProof/>
            <w:szCs w:val="22"/>
            <w:lang w:val="en-AU" w:eastAsia="en-AU"/>
          </w:rPr>
          <w:tab/>
        </w:r>
        <w:r w:rsidRPr="002200D7" w:rsidDel="002200D7">
          <w:rPr>
            <w:noProof/>
            <w:rPrChange w:id="336" w:author="Avin Mathew" w:date="2012-08-08T14:23:00Z">
              <w:rPr>
                <w:rStyle w:val="Hyperlink"/>
                <w:noProof/>
              </w:rPr>
            </w:rPrChange>
          </w:rPr>
          <w:delText>Information Scope</w:delText>
        </w:r>
        <w:r w:rsidDel="002200D7">
          <w:rPr>
            <w:noProof/>
            <w:webHidden/>
          </w:rPr>
          <w:tab/>
          <w:delText>23</w:delText>
        </w:r>
      </w:del>
    </w:p>
    <w:p w14:paraId="6F7999BD" w14:textId="77777777" w:rsidR="00FC3A48" w:rsidDel="002200D7" w:rsidRDefault="00FC3A48">
      <w:pPr>
        <w:pStyle w:val="TOC3"/>
        <w:tabs>
          <w:tab w:val="left" w:pos="1320"/>
          <w:tab w:val="right" w:leader="dot" w:pos="8630"/>
        </w:tabs>
        <w:rPr>
          <w:del w:id="337" w:author="Avin Mathew" w:date="2012-08-08T14:23:00Z"/>
          <w:rFonts w:asciiTheme="minorHAnsi" w:eastAsiaTheme="minorEastAsia" w:hAnsiTheme="minorHAnsi" w:cstheme="minorBidi"/>
          <w:noProof/>
          <w:szCs w:val="22"/>
          <w:lang w:val="en-AU" w:eastAsia="en-AU"/>
        </w:rPr>
      </w:pPr>
      <w:del w:id="338" w:author="Avin Mathew" w:date="2012-08-08T14:23:00Z">
        <w:r w:rsidRPr="002200D7" w:rsidDel="002200D7">
          <w:rPr>
            <w:noProof/>
            <w:rPrChange w:id="339" w:author="Avin Mathew" w:date="2012-08-08T14:23:00Z">
              <w:rPr>
                <w:rStyle w:val="Hyperlink"/>
                <w:noProof/>
              </w:rPr>
            </w:rPrChange>
          </w:rPr>
          <w:delText>3.1.4</w:delText>
        </w:r>
        <w:r w:rsidDel="002200D7">
          <w:rPr>
            <w:rFonts w:asciiTheme="minorHAnsi" w:eastAsiaTheme="minorEastAsia" w:hAnsiTheme="minorHAnsi" w:cstheme="minorBidi"/>
            <w:noProof/>
            <w:szCs w:val="22"/>
            <w:lang w:val="en-AU" w:eastAsia="en-AU"/>
          </w:rPr>
          <w:tab/>
        </w:r>
        <w:r w:rsidRPr="002200D7" w:rsidDel="002200D7">
          <w:rPr>
            <w:noProof/>
            <w:rPrChange w:id="340" w:author="Avin Mathew" w:date="2012-08-08T14:23:00Z">
              <w:rPr>
                <w:rStyle w:val="Hyperlink"/>
                <w:noProof/>
              </w:rPr>
            </w:rPrChange>
          </w:rPr>
          <w:delText>Channel Use</w:delText>
        </w:r>
        <w:r w:rsidDel="002200D7">
          <w:rPr>
            <w:noProof/>
            <w:webHidden/>
          </w:rPr>
          <w:tab/>
          <w:delText>23</w:delText>
        </w:r>
      </w:del>
    </w:p>
    <w:p w14:paraId="270BDD99" w14:textId="77777777" w:rsidR="00FC3A48" w:rsidDel="002200D7" w:rsidRDefault="00FC3A48">
      <w:pPr>
        <w:pStyle w:val="TOC2"/>
        <w:tabs>
          <w:tab w:val="left" w:pos="880"/>
          <w:tab w:val="right" w:leader="dot" w:pos="8630"/>
        </w:tabs>
        <w:rPr>
          <w:del w:id="341" w:author="Avin Mathew" w:date="2012-08-08T14:23:00Z"/>
          <w:rFonts w:asciiTheme="minorHAnsi" w:eastAsiaTheme="minorEastAsia" w:hAnsiTheme="minorHAnsi" w:cstheme="minorBidi"/>
          <w:noProof/>
          <w:szCs w:val="22"/>
          <w:lang w:val="en-AU" w:eastAsia="en-AU"/>
        </w:rPr>
      </w:pPr>
      <w:del w:id="342" w:author="Avin Mathew" w:date="2012-08-08T14:23:00Z">
        <w:r w:rsidRPr="002200D7" w:rsidDel="002200D7">
          <w:rPr>
            <w:noProof/>
            <w:rPrChange w:id="343" w:author="Avin Mathew" w:date="2012-08-08T14:23:00Z">
              <w:rPr>
                <w:rStyle w:val="Hyperlink"/>
                <w:noProof/>
              </w:rPr>
            </w:rPrChange>
          </w:rPr>
          <w:delText>3.2</w:delText>
        </w:r>
        <w:r w:rsidDel="002200D7">
          <w:rPr>
            <w:rFonts w:asciiTheme="minorHAnsi" w:eastAsiaTheme="minorEastAsia" w:hAnsiTheme="minorHAnsi" w:cstheme="minorBidi"/>
            <w:noProof/>
            <w:szCs w:val="22"/>
            <w:lang w:val="en-AU" w:eastAsia="en-AU"/>
          </w:rPr>
          <w:tab/>
        </w:r>
        <w:r w:rsidRPr="002200D7" w:rsidDel="002200D7">
          <w:rPr>
            <w:noProof/>
            <w:rPrChange w:id="344" w:author="Avin Mathew" w:date="2012-08-08T14:23:00Z">
              <w:rPr>
                <w:rStyle w:val="Hyperlink"/>
                <w:noProof/>
              </w:rPr>
            </w:rPrChange>
          </w:rPr>
          <w:delText>Message Filtering</w:delText>
        </w:r>
        <w:r w:rsidDel="002200D7">
          <w:rPr>
            <w:noProof/>
            <w:webHidden/>
          </w:rPr>
          <w:tab/>
          <w:delText>23</w:delText>
        </w:r>
      </w:del>
    </w:p>
    <w:p w14:paraId="0D410CD4" w14:textId="77777777" w:rsidR="00FC3A48" w:rsidDel="002200D7" w:rsidRDefault="00FC3A48">
      <w:pPr>
        <w:pStyle w:val="TOC3"/>
        <w:tabs>
          <w:tab w:val="left" w:pos="1320"/>
          <w:tab w:val="right" w:leader="dot" w:pos="8630"/>
        </w:tabs>
        <w:rPr>
          <w:del w:id="345" w:author="Avin Mathew" w:date="2012-08-08T14:23:00Z"/>
          <w:rFonts w:asciiTheme="minorHAnsi" w:eastAsiaTheme="minorEastAsia" w:hAnsiTheme="minorHAnsi" w:cstheme="minorBidi"/>
          <w:noProof/>
          <w:szCs w:val="22"/>
          <w:lang w:val="en-AU" w:eastAsia="en-AU"/>
        </w:rPr>
      </w:pPr>
      <w:del w:id="346" w:author="Avin Mathew" w:date="2012-08-08T14:23:00Z">
        <w:r w:rsidRPr="002200D7" w:rsidDel="002200D7">
          <w:rPr>
            <w:noProof/>
            <w:rPrChange w:id="347" w:author="Avin Mathew" w:date="2012-08-08T14:23:00Z">
              <w:rPr>
                <w:rStyle w:val="Hyperlink"/>
                <w:noProof/>
              </w:rPr>
            </w:rPrChange>
          </w:rPr>
          <w:delText>3.2.1</w:delText>
        </w:r>
        <w:r w:rsidDel="002200D7">
          <w:rPr>
            <w:rFonts w:asciiTheme="minorHAnsi" w:eastAsiaTheme="minorEastAsia" w:hAnsiTheme="minorHAnsi" w:cstheme="minorBidi"/>
            <w:noProof/>
            <w:szCs w:val="22"/>
            <w:lang w:val="en-AU" w:eastAsia="en-AU"/>
          </w:rPr>
          <w:tab/>
        </w:r>
        <w:r w:rsidRPr="002200D7" w:rsidDel="002200D7">
          <w:rPr>
            <w:noProof/>
            <w:rPrChange w:id="348" w:author="Avin Mathew" w:date="2012-08-08T14:23:00Z">
              <w:rPr>
                <w:rStyle w:val="Hyperlink"/>
                <w:noProof/>
              </w:rPr>
            </w:rPrChange>
          </w:rPr>
          <w:delText>Topic-Based Filtering</w:delText>
        </w:r>
        <w:r w:rsidDel="002200D7">
          <w:rPr>
            <w:noProof/>
            <w:webHidden/>
          </w:rPr>
          <w:tab/>
          <w:delText>23</w:delText>
        </w:r>
      </w:del>
    </w:p>
    <w:p w14:paraId="1395D71E" w14:textId="77777777" w:rsidR="00FC3A48" w:rsidDel="002200D7" w:rsidRDefault="00FC3A48">
      <w:pPr>
        <w:pStyle w:val="TOC3"/>
        <w:tabs>
          <w:tab w:val="left" w:pos="1320"/>
          <w:tab w:val="right" w:leader="dot" w:pos="8630"/>
        </w:tabs>
        <w:rPr>
          <w:del w:id="349" w:author="Avin Mathew" w:date="2012-08-08T14:23:00Z"/>
          <w:rFonts w:asciiTheme="minorHAnsi" w:eastAsiaTheme="minorEastAsia" w:hAnsiTheme="minorHAnsi" w:cstheme="minorBidi"/>
          <w:noProof/>
          <w:szCs w:val="22"/>
          <w:lang w:val="en-AU" w:eastAsia="en-AU"/>
        </w:rPr>
      </w:pPr>
      <w:del w:id="350" w:author="Avin Mathew" w:date="2012-08-08T14:23:00Z">
        <w:r w:rsidRPr="002200D7" w:rsidDel="002200D7">
          <w:rPr>
            <w:noProof/>
            <w:rPrChange w:id="351" w:author="Avin Mathew" w:date="2012-08-08T14:23:00Z">
              <w:rPr>
                <w:rStyle w:val="Hyperlink"/>
                <w:noProof/>
              </w:rPr>
            </w:rPrChange>
          </w:rPr>
          <w:delText>3.2.2</w:delText>
        </w:r>
        <w:r w:rsidDel="002200D7">
          <w:rPr>
            <w:rFonts w:asciiTheme="minorHAnsi" w:eastAsiaTheme="minorEastAsia" w:hAnsiTheme="minorHAnsi" w:cstheme="minorBidi"/>
            <w:noProof/>
            <w:szCs w:val="22"/>
            <w:lang w:val="en-AU" w:eastAsia="en-AU"/>
          </w:rPr>
          <w:tab/>
        </w:r>
        <w:r w:rsidRPr="002200D7" w:rsidDel="002200D7">
          <w:rPr>
            <w:noProof/>
            <w:rPrChange w:id="352" w:author="Avin Mathew" w:date="2012-08-08T14:23:00Z">
              <w:rPr>
                <w:rStyle w:val="Hyperlink"/>
                <w:noProof/>
              </w:rPr>
            </w:rPrChange>
          </w:rPr>
          <w:delText>Content-Based Filtering</w:delText>
        </w:r>
        <w:r w:rsidDel="002200D7">
          <w:rPr>
            <w:noProof/>
            <w:webHidden/>
          </w:rPr>
          <w:tab/>
          <w:delText>23</w:delText>
        </w:r>
      </w:del>
    </w:p>
    <w:p w14:paraId="766A52EA" w14:textId="77777777" w:rsidR="00FC3A48" w:rsidDel="002200D7" w:rsidRDefault="00FC3A48">
      <w:pPr>
        <w:pStyle w:val="TOC2"/>
        <w:tabs>
          <w:tab w:val="left" w:pos="880"/>
          <w:tab w:val="right" w:leader="dot" w:pos="8630"/>
        </w:tabs>
        <w:rPr>
          <w:del w:id="353" w:author="Avin Mathew" w:date="2012-08-08T14:23:00Z"/>
          <w:rFonts w:asciiTheme="minorHAnsi" w:eastAsiaTheme="minorEastAsia" w:hAnsiTheme="minorHAnsi" w:cstheme="minorBidi"/>
          <w:noProof/>
          <w:szCs w:val="22"/>
          <w:lang w:val="en-AU" w:eastAsia="en-AU"/>
        </w:rPr>
      </w:pPr>
      <w:del w:id="354" w:author="Avin Mathew" w:date="2012-08-08T14:23:00Z">
        <w:r w:rsidRPr="002200D7" w:rsidDel="002200D7">
          <w:rPr>
            <w:noProof/>
            <w:rPrChange w:id="355" w:author="Avin Mathew" w:date="2012-08-08T14:23:00Z">
              <w:rPr>
                <w:rStyle w:val="Hyperlink"/>
                <w:noProof/>
              </w:rPr>
            </w:rPrChange>
          </w:rPr>
          <w:delText>3.3</w:delText>
        </w:r>
        <w:r w:rsidDel="002200D7">
          <w:rPr>
            <w:rFonts w:asciiTheme="minorHAnsi" w:eastAsiaTheme="minorEastAsia" w:hAnsiTheme="minorHAnsi" w:cstheme="minorBidi"/>
            <w:noProof/>
            <w:szCs w:val="22"/>
            <w:lang w:val="en-AU" w:eastAsia="en-AU"/>
          </w:rPr>
          <w:tab/>
        </w:r>
        <w:r w:rsidRPr="002200D7" w:rsidDel="002200D7">
          <w:rPr>
            <w:noProof/>
            <w:rPrChange w:id="356" w:author="Avin Mathew" w:date="2012-08-08T14:23:00Z">
              <w:rPr>
                <w:rStyle w:val="Hyperlink"/>
                <w:noProof/>
              </w:rPr>
            </w:rPrChange>
          </w:rPr>
          <w:delText>Publication Expiration</w:delText>
        </w:r>
        <w:r w:rsidDel="002200D7">
          <w:rPr>
            <w:noProof/>
            <w:webHidden/>
          </w:rPr>
          <w:tab/>
          <w:delText>24</w:delText>
        </w:r>
      </w:del>
    </w:p>
    <w:p w14:paraId="67FBE3FA" w14:textId="77777777" w:rsidR="00FC3A48" w:rsidDel="002200D7" w:rsidRDefault="00FC3A48">
      <w:pPr>
        <w:pStyle w:val="TOC2"/>
        <w:tabs>
          <w:tab w:val="left" w:pos="880"/>
          <w:tab w:val="right" w:leader="dot" w:pos="8630"/>
        </w:tabs>
        <w:rPr>
          <w:del w:id="357" w:author="Avin Mathew" w:date="2012-08-08T14:23:00Z"/>
          <w:rFonts w:asciiTheme="minorHAnsi" w:eastAsiaTheme="minorEastAsia" w:hAnsiTheme="minorHAnsi" w:cstheme="minorBidi"/>
          <w:noProof/>
          <w:szCs w:val="22"/>
          <w:lang w:val="en-AU" w:eastAsia="en-AU"/>
        </w:rPr>
      </w:pPr>
      <w:del w:id="358" w:author="Avin Mathew" w:date="2012-08-08T14:23:00Z">
        <w:r w:rsidRPr="002200D7" w:rsidDel="002200D7">
          <w:rPr>
            <w:noProof/>
            <w:rPrChange w:id="359" w:author="Avin Mathew" w:date="2012-08-08T14:23:00Z">
              <w:rPr>
                <w:rStyle w:val="Hyperlink"/>
                <w:noProof/>
              </w:rPr>
            </w:rPrChange>
          </w:rPr>
          <w:delText>3.4</w:delText>
        </w:r>
        <w:r w:rsidDel="002200D7">
          <w:rPr>
            <w:rFonts w:asciiTheme="minorHAnsi" w:eastAsiaTheme="minorEastAsia" w:hAnsiTheme="minorHAnsi" w:cstheme="minorBidi"/>
            <w:noProof/>
            <w:szCs w:val="22"/>
            <w:lang w:val="en-AU" w:eastAsia="en-AU"/>
          </w:rPr>
          <w:tab/>
        </w:r>
        <w:r w:rsidRPr="002200D7" w:rsidDel="002200D7">
          <w:rPr>
            <w:noProof/>
            <w:rPrChange w:id="360" w:author="Avin Mathew" w:date="2012-08-08T14:23:00Z">
              <w:rPr>
                <w:rStyle w:val="Hyperlink"/>
                <w:noProof/>
              </w:rPr>
            </w:rPrChange>
          </w:rPr>
          <w:delText>Message Content</w:delText>
        </w:r>
        <w:r w:rsidDel="002200D7">
          <w:rPr>
            <w:noProof/>
            <w:webHidden/>
          </w:rPr>
          <w:tab/>
          <w:delText>24</w:delText>
        </w:r>
      </w:del>
    </w:p>
    <w:p w14:paraId="4565C928" w14:textId="77777777" w:rsidR="00FC3A48" w:rsidDel="002200D7" w:rsidRDefault="00FC3A48">
      <w:pPr>
        <w:pStyle w:val="TOC2"/>
        <w:tabs>
          <w:tab w:val="left" w:pos="880"/>
          <w:tab w:val="right" w:leader="dot" w:pos="8630"/>
        </w:tabs>
        <w:rPr>
          <w:del w:id="361" w:author="Avin Mathew" w:date="2012-08-08T14:23:00Z"/>
          <w:rFonts w:asciiTheme="minorHAnsi" w:eastAsiaTheme="minorEastAsia" w:hAnsiTheme="minorHAnsi" w:cstheme="minorBidi"/>
          <w:noProof/>
          <w:szCs w:val="22"/>
          <w:lang w:val="en-AU" w:eastAsia="en-AU"/>
        </w:rPr>
      </w:pPr>
      <w:del w:id="362" w:author="Avin Mathew" w:date="2012-08-08T14:23:00Z">
        <w:r w:rsidRPr="002200D7" w:rsidDel="002200D7">
          <w:rPr>
            <w:noProof/>
            <w:rPrChange w:id="363" w:author="Avin Mathew" w:date="2012-08-08T14:23:00Z">
              <w:rPr>
                <w:rStyle w:val="Hyperlink"/>
                <w:noProof/>
              </w:rPr>
            </w:rPrChange>
          </w:rPr>
          <w:delText>3.5</w:delText>
        </w:r>
        <w:r w:rsidDel="002200D7">
          <w:rPr>
            <w:rFonts w:asciiTheme="minorHAnsi" w:eastAsiaTheme="minorEastAsia" w:hAnsiTheme="minorHAnsi" w:cstheme="minorBidi"/>
            <w:noProof/>
            <w:szCs w:val="22"/>
            <w:lang w:val="en-AU" w:eastAsia="en-AU"/>
          </w:rPr>
          <w:tab/>
        </w:r>
        <w:r w:rsidRPr="002200D7" w:rsidDel="002200D7">
          <w:rPr>
            <w:noProof/>
            <w:rPrChange w:id="364" w:author="Avin Mathew" w:date="2012-08-08T14:23:00Z">
              <w:rPr>
                <w:rStyle w:val="Hyperlink"/>
                <w:noProof/>
              </w:rPr>
            </w:rPrChange>
          </w:rPr>
          <w:delText>Security</w:delText>
        </w:r>
        <w:r w:rsidDel="002200D7">
          <w:rPr>
            <w:noProof/>
            <w:webHidden/>
          </w:rPr>
          <w:tab/>
          <w:delText>24</w:delText>
        </w:r>
      </w:del>
    </w:p>
    <w:p w14:paraId="6CE2ED7A" w14:textId="77777777" w:rsidR="00FC3A48" w:rsidDel="002200D7" w:rsidRDefault="00FC3A48">
      <w:pPr>
        <w:pStyle w:val="TOC3"/>
        <w:tabs>
          <w:tab w:val="left" w:pos="1320"/>
          <w:tab w:val="right" w:leader="dot" w:pos="8630"/>
        </w:tabs>
        <w:rPr>
          <w:del w:id="365" w:author="Avin Mathew" w:date="2012-08-08T14:23:00Z"/>
          <w:rFonts w:asciiTheme="minorHAnsi" w:eastAsiaTheme="minorEastAsia" w:hAnsiTheme="minorHAnsi" w:cstheme="minorBidi"/>
          <w:noProof/>
          <w:szCs w:val="22"/>
          <w:lang w:val="en-AU" w:eastAsia="en-AU"/>
        </w:rPr>
      </w:pPr>
      <w:del w:id="366" w:author="Avin Mathew" w:date="2012-08-08T14:23:00Z">
        <w:r w:rsidRPr="002200D7" w:rsidDel="002200D7">
          <w:rPr>
            <w:noProof/>
            <w:rPrChange w:id="367" w:author="Avin Mathew" w:date="2012-08-08T14:23:00Z">
              <w:rPr>
                <w:rStyle w:val="Hyperlink"/>
                <w:noProof/>
              </w:rPr>
            </w:rPrChange>
          </w:rPr>
          <w:delText>3.5.1</w:delText>
        </w:r>
        <w:r w:rsidDel="002200D7">
          <w:rPr>
            <w:rFonts w:asciiTheme="minorHAnsi" w:eastAsiaTheme="minorEastAsia" w:hAnsiTheme="minorHAnsi" w:cstheme="minorBidi"/>
            <w:noProof/>
            <w:szCs w:val="22"/>
            <w:lang w:val="en-AU" w:eastAsia="en-AU"/>
          </w:rPr>
          <w:tab/>
        </w:r>
        <w:r w:rsidRPr="002200D7" w:rsidDel="002200D7">
          <w:rPr>
            <w:noProof/>
            <w:rPrChange w:id="368" w:author="Avin Mathew" w:date="2012-08-08T14:23:00Z">
              <w:rPr>
                <w:rStyle w:val="Hyperlink"/>
                <w:noProof/>
              </w:rPr>
            </w:rPrChange>
          </w:rPr>
          <w:delText>Security Tokens on Channels</w:delText>
        </w:r>
        <w:r w:rsidDel="002200D7">
          <w:rPr>
            <w:noProof/>
            <w:webHidden/>
          </w:rPr>
          <w:tab/>
          <w:delText>24</w:delText>
        </w:r>
      </w:del>
    </w:p>
    <w:p w14:paraId="58BD5B61" w14:textId="77777777" w:rsidR="00FC3A48" w:rsidDel="002200D7" w:rsidRDefault="00FC3A48">
      <w:pPr>
        <w:pStyle w:val="TOC3"/>
        <w:tabs>
          <w:tab w:val="left" w:pos="1320"/>
          <w:tab w:val="right" w:leader="dot" w:pos="8630"/>
        </w:tabs>
        <w:rPr>
          <w:del w:id="369" w:author="Avin Mathew" w:date="2012-08-08T14:23:00Z"/>
          <w:rFonts w:asciiTheme="minorHAnsi" w:eastAsiaTheme="minorEastAsia" w:hAnsiTheme="minorHAnsi" w:cstheme="minorBidi"/>
          <w:noProof/>
          <w:szCs w:val="22"/>
          <w:lang w:val="en-AU" w:eastAsia="en-AU"/>
        </w:rPr>
      </w:pPr>
      <w:del w:id="370" w:author="Avin Mathew" w:date="2012-08-08T14:23:00Z">
        <w:r w:rsidRPr="002200D7" w:rsidDel="002200D7">
          <w:rPr>
            <w:noProof/>
            <w:rPrChange w:id="371" w:author="Avin Mathew" w:date="2012-08-08T14:23:00Z">
              <w:rPr>
                <w:rStyle w:val="Hyperlink"/>
                <w:noProof/>
              </w:rPr>
            </w:rPrChange>
          </w:rPr>
          <w:delText>3.5.2</w:delText>
        </w:r>
        <w:r w:rsidDel="002200D7">
          <w:rPr>
            <w:rFonts w:asciiTheme="minorHAnsi" w:eastAsiaTheme="minorEastAsia" w:hAnsiTheme="minorHAnsi" w:cstheme="minorBidi"/>
            <w:noProof/>
            <w:szCs w:val="22"/>
            <w:lang w:val="en-AU" w:eastAsia="en-AU"/>
          </w:rPr>
          <w:tab/>
        </w:r>
        <w:r w:rsidRPr="002200D7" w:rsidDel="002200D7">
          <w:rPr>
            <w:noProof/>
            <w:rPrChange w:id="372" w:author="Avin Mathew" w:date="2012-08-08T14:23:00Z">
              <w:rPr>
                <w:rStyle w:val="Hyperlink"/>
                <w:noProof/>
              </w:rPr>
            </w:rPrChange>
          </w:rPr>
          <w:delText>Security Token Format</w:delText>
        </w:r>
        <w:r w:rsidDel="002200D7">
          <w:rPr>
            <w:noProof/>
            <w:webHidden/>
          </w:rPr>
          <w:tab/>
          <w:delText>25</w:delText>
        </w:r>
      </w:del>
    </w:p>
    <w:p w14:paraId="73676E07" w14:textId="77777777" w:rsidR="00FC3A48" w:rsidDel="002200D7" w:rsidRDefault="00FC3A48">
      <w:pPr>
        <w:pStyle w:val="TOC3"/>
        <w:tabs>
          <w:tab w:val="left" w:pos="1320"/>
          <w:tab w:val="right" w:leader="dot" w:pos="8630"/>
        </w:tabs>
        <w:rPr>
          <w:del w:id="373" w:author="Avin Mathew" w:date="2012-08-08T14:23:00Z"/>
          <w:rFonts w:asciiTheme="minorHAnsi" w:eastAsiaTheme="minorEastAsia" w:hAnsiTheme="minorHAnsi" w:cstheme="minorBidi"/>
          <w:noProof/>
          <w:szCs w:val="22"/>
          <w:lang w:val="en-AU" w:eastAsia="en-AU"/>
        </w:rPr>
      </w:pPr>
      <w:del w:id="374" w:author="Avin Mathew" w:date="2012-08-08T14:23:00Z">
        <w:r w:rsidRPr="002200D7" w:rsidDel="002200D7">
          <w:rPr>
            <w:noProof/>
            <w:rPrChange w:id="375" w:author="Avin Mathew" w:date="2012-08-08T14:23:00Z">
              <w:rPr>
                <w:rStyle w:val="Hyperlink"/>
                <w:noProof/>
              </w:rPr>
            </w:rPrChange>
          </w:rPr>
          <w:delText>3.5.3</w:delText>
        </w:r>
        <w:r w:rsidDel="002200D7">
          <w:rPr>
            <w:rFonts w:asciiTheme="minorHAnsi" w:eastAsiaTheme="minorEastAsia" w:hAnsiTheme="minorHAnsi" w:cstheme="minorBidi"/>
            <w:noProof/>
            <w:szCs w:val="22"/>
            <w:lang w:val="en-AU" w:eastAsia="en-AU"/>
          </w:rPr>
          <w:tab/>
        </w:r>
        <w:r w:rsidRPr="002200D7" w:rsidDel="002200D7">
          <w:rPr>
            <w:noProof/>
            <w:rPrChange w:id="376" w:author="Avin Mathew" w:date="2012-08-08T14:23:00Z">
              <w:rPr>
                <w:rStyle w:val="Hyperlink"/>
                <w:noProof/>
              </w:rPr>
            </w:rPrChange>
          </w:rPr>
          <w:delText>Security Token Location</w:delText>
        </w:r>
        <w:r w:rsidDel="002200D7">
          <w:rPr>
            <w:noProof/>
            <w:webHidden/>
          </w:rPr>
          <w:tab/>
          <w:delText>25</w:delText>
        </w:r>
      </w:del>
    </w:p>
    <w:p w14:paraId="61F501EB" w14:textId="77777777" w:rsidR="00FC3A48" w:rsidDel="002200D7" w:rsidRDefault="00FC3A48">
      <w:pPr>
        <w:pStyle w:val="TOC3"/>
        <w:tabs>
          <w:tab w:val="left" w:pos="1320"/>
          <w:tab w:val="right" w:leader="dot" w:pos="8630"/>
        </w:tabs>
        <w:rPr>
          <w:del w:id="377" w:author="Avin Mathew" w:date="2012-08-08T14:23:00Z"/>
          <w:rFonts w:asciiTheme="minorHAnsi" w:eastAsiaTheme="minorEastAsia" w:hAnsiTheme="minorHAnsi" w:cstheme="minorBidi"/>
          <w:noProof/>
          <w:szCs w:val="22"/>
          <w:lang w:val="en-AU" w:eastAsia="en-AU"/>
        </w:rPr>
      </w:pPr>
      <w:del w:id="378" w:author="Avin Mathew" w:date="2012-08-08T14:23:00Z">
        <w:r w:rsidRPr="002200D7" w:rsidDel="002200D7">
          <w:rPr>
            <w:noProof/>
            <w:rPrChange w:id="379" w:author="Avin Mathew" w:date="2012-08-08T14:23:00Z">
              <w:rPr>
                <w:rStyle w:val="Hyperlink"/>
                <w:noProof/>
              </w:rPr>
            </w:rPrChange>
          </w:rPr>
          <w:delText>3.5.4</w:delText>
        </w:r>
        <w:r w:rsidDel="002200D7">
          <w:rPr>
            <w:rFonts w:asciiTheme="minorHAnsi" w:eastAsiaTheme="minorEastAsia" w:hAnsiTheme="minorHAnsi" w:cstheme="minorBidi"/>
            <w:noProof/>
            <w:szCs w:val="22"/>
            <w:lang w:val="en-AU" w:eastAsia="en-AU"/>
          </w:rPr>
          <w:tab/>
        </w:r>
        <w:r w:rsidRPr="002200D7" w:rsidDel="002200D7">
          <w:rPr>
            <w:noProof/>
            <w:rPrChange w:id="380" w:author="Avin Mathew" w:date="2012-08-08T14:23:00Z">
              <w:rPr>
                <w:rStyle w:val="Hyperlink"/>
                <w:noProof/>
              </w:rPr>
            </w:rPrChange>
          </w:rPr>
          <w:delText>ISBM Service Provider Implementations</w:delText>
        </w:r>
        <w:r w:rsidDel="002200D7">
          <w:rPr>
            <w:noProof/>
            <w:webHidden/>
          </w:rPr>
          <w:tab/>
          <w:delText>25</w:delText>
        </w:r>
      </w:del>
    </w:p>
    <w:p w14:paraId="0F578C7C" w14:textId="77777777" w:rsidR="00FC3A48" w:rsidDel="002200D7" w:rsidRDefault="00FC3A48">
      <w:pPr>
        <w:pStyle w:val="TOC3"/>
        <w:tabs>
          <w:tab w:val="left" w:pos="1320"/>
          <w:tab w:val="right" w:leader="dot" w:pos="8630"/>
        </w:tabs>
        <w:rPr>
          <w:del w:id="381" w:author="Avin Mathew" w:date="2012-08-08T14:23:00Z"/>
          <w:rFonts w:asciiTheme="minorHAnsi" w:eastAsiaTheme="minorEastAsia" w:hAnsiTheme="minorHAnsi" w:cstheme="minorBidi"/>
          <w:noProof/>
          <w:szCs w:val="22"/>
          <w:lang w:val="en-AU" w:eastAsia="en-AU"/>
        </w:rPr>
      </w:pPr>
      <w:del w:id="382" w:author="Avin Mathew" w:date="2012-08-08T14:23:00Z">
        <w:r w:rsidRPr="002200D7" w:rsidDel="002200D7">
          <w:rPr>
            <w:noProof/>
            <w:rPrChange w:id="383" w:author="Avin Mathew" w:date="2012-08-08T14:23:00Z">
              <w:rPr>
                <w:rStyle w:val="Hyperlink"/>
                <w:noProof/>
              </w:rPr>
            </w:rPrChange>
          </w:rPr>
          <w:delText>3.5.5</w:delText>
        </w:r>
        <w:r w:rsidDel="002200D7">
          <w:rPr>
            <w:rFonts w:asciiTheme="minorHAnsi" w:eastAsiaTheme="minorEastAsia" w:hAnsiTheme="minorHAnsi" w:cstheme="minorBidi"/>
            <w:noProof/>
            <w:szCs w:val="22"/>
            <w:lang w:val="en-AU" w:eastAsia="en-AU"/>
          </w:rPr>
          <w:tab/>
        </w:r>
        <w:r w:rsidRPr="002200D7" w:rsidDel="002200D7">
          <w:rPr>
            <w:noProof/>
            <w:rPrChange w:id="384" w:author="Avin Mathew" w:date="2012-08-08T14:23:00Z">
              <w:rPr>
                <w:rStyle w:val="Hyperlink"/>
                <w:noProof/>
              </w:rPr>
            </w:rPrChange>
          </w:rPr>
          <w:delText>ISBM Application Implementation Considerations</w:delText>
        </w:r>
        <w:r w:rsidDel="002200D7">
          <w:rPr>
            <w:noProof/>
            <w:webHidden/>
          </w:rPr>
          <w:tab/>
          <w:delText>26</w:delText>
        </w:r>
      </w:del>
    </w:p>
    <w:p w14:paraId="2CB52B0B" w14:textId="77777777" w:rsidR="00FC3A48" w:rsidDel="002200D7" w:rsidRDefault="00FC3A48">
      <w:pPr>
        <w:pStyle w:val="TOC1"/>
        <w:tabs>
          <w:tab w:val="left" w:pos="440"/>
        </w:tabs>
        <w:rPr>
          <w:del w:id="385" w:author="Avin Mathew" w:date="2012-08-08T14:23:00Z"/>
          <w:rFonts w:asciiTheme="minorHAnsi" w:eastAsiaTheme="minorEastAsia" w:hAnsiTheme="minorHAnsi" w:cstheme="minorBidi"/>
          <w:noProof/>
          <w:szCs w:val="22"/>
          <w:lang w:val="en-AU" w:eastAsia="en-AU"/>
        </w:rPr>
      </w:pPr>
      <w:del w:id="386" w:author="Avin Mathew" w:date="2012-08-08T14:23:00Z">
        <w:r w:rsidRPr="002200D7" w:rsidDel="002200D7">
          <w:rPr>
            <w:noProof/>
            <w:rPrChange w:id="387" w:author="Avin Mathew" w:date="2012-08-08T14:23:00Z">
              <w:rPr>
                <w:rStyle w:val="Hyperlink"/>
                <w:noProof/>
              </w:rPr>
            </w:rPrChange>
          </w:rPr>
          <w:delText>4</w:delText>
        </w:r>
        <w:r w:rsidDel="002200D7">
          <w:rPr>
            <w:rFonts w:asciiTheme="minorHAnsi" w:eastAsiaTheme="minorEastAsia" w:hAnsiTheme="minorHAnsi" w:cstheme="minorBidi"/>
            <w:noProof/>
            <w:szCs w:val="22"/>
            <w:lang w:val="en-AU" w:eastAsia="en-AU"/>
          </w:rPr>
          <w:tab/>
        </w:r>
        <w:r w:rsidRPr="002200D7" w:rsidDel="002200D7">
          <w:rPr>
            <w:noProof/>
            <w:rPrChange w:id="388" w:author="Avin Mathew" w:date="2012-08-08T14:23:00Z">
              <w:rPr>
                <w:rStyle w:val="Hyperlink"/>
                <w:noProof/>
              </w:rPr>
            </w:rPrChange>
          </w:rPr>
          <w:delText>ISBM Service Provider Considerations</w:delText>
        </w:r>
        <w:r w:rsidDel="002200D7">
          <w:rPr>
            <w:noProof/>
            <w:webHidden/>
          </w:rPr>
          <w:tab/>
          <w:delText>26</w:delText>
        </w:r>
      </w:del>
    </w:p>
    <w:p w14:paraId="3D410F1A" w14:textId="77777777" w:rsidR="00FC3A48" w:rsidDel="002200D7" w:rsidRDefault="00FC3A48">
      <w:pPr>
        <w:pStyle w:val="TOC2"/>
        <w:tabs>
          <w:tab w:val="left" w:pos="880"/>
          <w:tab w:val="right" w:leader="dot" w:pos="8630"/>
        </w:tabs>
        <w:rPr>
          <w:del w:id="389" w:author="Avin Mathew" w:date="2012-08-08T14:23:00Z"/>
          <w:rFonts w:asciiTheme="minorHAnsi" w:eastAsiaTheme="minorEastAsia" w:hAnsiTheme="minorHAnsi" w:cstheme="minorBidi"/>
          <w:noProof/>
          <w:szCs w:val="22"/>
          <w:lang w:val="en-AU" w:eastAsia="en-AU"/>
        </w:rPr>
      </w:pPr>
      <w:del w:id="390" w:author="Avin Mathew" w:date="2012-08-08T14:23:00Z">
        <w:r w:rsidRPr="002200D7" w:rsidDel="002200D7">
          <w:rPr>
            <w:noProof/>
            <w:rPrChange w:id="391" w:author="Avin Mathew" w:date="2012-08-08T14:23:00Z">
              <w:rPr>
                <w:rStyle w:val="Hyperlink"/>
                <w:noProof/>
              </w:rPr>
            </w:rPrChange>
          </w:rPr>
          <w:delText>4.1</w:delText>
        </w:r>
        <w:r w:rsidDel="002200D7">
          <w:rPr>
            <w:rFonts w:asciiTheme="minorHAnsi" w:eastAsiaTheme="minorEastAsia" w:hAnsiTheme="minorHAnsi" w:cstheme="minorBidi"/>
            <w:noProof/>
            <w:szCs w:val="22"/>
            <w:lang w:val="en-AU" w:eastAsia="en-AU"/>
          </w:rPr>
          <w:tab/>
        </w:r>
        <w:r w:rsidRPr="002200D7" w:rsidDel="002200D7">
          <w:rPr>
            <w:noProof/>
            <w:rPrChange w:id="392" w:author="Avin Mathew" w:date="2012-08-08T14:23:00Z">
              <w:rPr>
                <w:rStyle w:val="Hyperlink"/>
                <w:noProof/>
              </w:rPr>
            </w:rPrChange>
          </w:rPr>
          <w:delText>Security Considerations</w:delText>
        </w:r>
        <w:r w:rsidDel="002200D7">
          <w:rPr>
            <w:noProof/>
            <w:webHidden/>
          </w:rPr>
          <w:tab/>
          <w:delText>26</w:delText>
        </w:r>
      </w:del>
    </w:p>
    <w:p w14:paraId="03ED2494" w14:textId="77777777" w:rsidR="00FC3A48" w:rsidDel="002200D7" w:rsidRDefault="00FC3A48">
      <w:pPr>
        <w:pStyle w:val="TOC2"/>
        <w:tabs>
          <w:tab w:val="left" w:pos="880"/>
          <w:tab w:val="right" w:leader="dot" w:pos="8630"/>
        </w:tabs>
        <w:rPr>
          <w:del w:id="393" w:author="Avin Mathew" w:date="2012-08-08T14:23:00Z"/>
          <w:rFonts w:asciiTheme="minorHAnsi" w:eastAsiaTheme="minorEastAsia" w:hAnsiTheme="minorHAnsi" w:cstheme="minorBidi"/>
          <w:noProof/>
          <w:szCs w:val="22"/>
          <w:lang w:val="en-AU" w:eastAsia="en-AU"/>
        </w:rPr>
      </w:pPr>
      <w:del w:id="394" w:author="Avin Mathew" w:date="2012-08-08T14:23:00Z">
        <w:r w:rsidRPr="002200D7" w:rsidDel="002200D7">
          <w:rPr>
            <w:noProof/>
            <w:rPrChange w:id="395" w:author="Avin Mathew" w:date="2012-08-08T14:23:00Z">
              <w:rPr>
                <w:rStyle w:val="Hyperlink"/>
                <w:noProof/>
              </w:rPr>
            </w:rPrChange>
          </w:rPr>
          <w:delText>4.2</w:delText>
        </w:r>
        <w:r w:rsidDel="002200D7">
          <w:rPr>
            <w:rFonts w:asciiTheme="minorHAnsi" w:eastAsiaTheme="minorEastAsia" w:hAnsiTheme="minorHAnsi" w:cstheme="minorBidi"/>
            <w:noProof/>
            <w:szCs w:val="22"/>
            <w:lang w:val="en-AU" w:eastAsia="en-AU"/>
          </w:rPr>
          <w:tab/>
        </w:r>
        <w:r w:rsidRPr="002200D7" w:rsidDel="002200D7">
          <w:rPr>
            <w:noProof/>
            <w:rPrChange w:id="396" w:author="Avin Mathew" w:date="2012-08-08T14:23:00Z">
              <w:rPr>
                <w:rStyle w:val="Hyperlink"/>
                <w:noProof/>
              </w:rPr>
            </w:rPrChange>
          </w:rPr>
          <w:delText>Notification</w:delText>
        </w:r>
        <w:r w:rsidDel="002200D7">
          <w:rPr>
            <w:noProof/>
            <w:webHidden/>
          </w:rPr>
          <w:tab/>
          <w:delText>26</w:delText>
        </w:r>
      </w:del>
    </w:p>
    <w:p w14:paraId="3BA0E3DC" w14:textId="77777777" w:rsidR="00FC3A48" w:rsidDel="002200D7" w:rsidRDefault="00FC3A48">
      <w:pPr>
        <w:pStyle w:val="TOC2"/>
        <w:tabs>
          <w:tab w:val="left" w:pos="880"/>
          <w:tab w:val="right" w:leader="dot" w:pos="8630"/>
        </w:tabs>
        <w:rPr>
          <w:del w:id="397" w:author="Avin Mathew" w:date="2012-08-08T14:23:00Z"/>
          <w:rFonts w:asciiTheme="minorHAnsi" w:eastAsiaTheme="minorEastAsia" w:hAnsiTheme="minorHAnsi" w:cstheme="minorBidi"/>
          <w:noProof/>
          <w:szCs w:val="22"/>
          <w:lang w:val="en-AU" w:eastAsia="en-AU"/>
        </w:rPr>
      </w:pPr>
      <w:del w:id="398" w:author="Avin Mathew" w:date="2012-08-08T14:23:00Z">
        <w:r w:rsidRPr="002200D7" w:rsidDel="002200D7">
          <w:rPr>
            <w:noProof/>
            <w:rPrChange w:id="399" w:author="Avin Mathew" w:date="2012-08-08T14:23:00Z">
              <w:rPr>
                <w:rStyle w:val="Hyperlink"/>
                <w:noProof/>
              </w:rPr>
            </w:rPrChange>
          </w:rPr>
          <w:delText>4.3</w:delText>
        </w:r>
        <w:r w:rsidDel="002200D7">
          <w:rPr>
            <w:rFonts w:asciiTheme="minorHAnsi" w:eastAsiaTheme="minorEastAsia" w:hAnsiTheme="minorHAnsi" w:cstheme="minorBidi"/>
            <w:noProof/>
            <w:szCs w:val="22"/>
            <w:lang w:val="en-AU" w:eastAsia="en-AU"/>
          </w:rPr>
          <w:tab/>
        </w:r>
        <w:r w:rsidRPr="002200D7" w:rsidDel="002200D7">
          <w:rPr>
            <w:noProof/>
            <w:rPrChange w:id="400" w:author="Avin Mathew" w:date="2012-08-08T14:23:00Z">
              <w:rPr>
                <w:rStyle w:val="Hyperlink"/>
                <w:noProof/>
              </w:rPr>
            </w:rPrChange>
          </w:rPr>
          <w:delText>Data Format Validation</w:delText>
        </w:r>
        <w:r w:rsidDel="002200D7">
          <w:rPr>
            <w:noProof/>
            <w:webHidden/>
          </w:rPr>
          <w:tab/>
          <w:delText>26</w:delText>
        </w:r>
      </w:del>
    </w:p>
    <w:p w14:paraId="26523B33" w14:textId="77777777" w:rsidR="00FC3A48" w:rsidDel="002200D7" w:rsidRDefault="00FC3A48">
      <w:pPr>
        <w:pStyle w:val="TOC2"/>
        <w:tabs>
          <w:tab w:val="left" w:pos="880"/>
          <w:tab w:val="right" w:leader="dot" w:pos="8630"/>
        </w:tabs>
        <w:rPr>
          <w:del w:id="401" w:author="Avin Mathew" w:date="2012-08-08T14:23:00Z"/>
          <w:rFonts w:asciiTheme="minorHAnsi" w:eastAsiaTheme="minorEastAsia" w:hAnsiTheme="minorHAnsi" w:cstheme="minorBidi"/>
          <w:noProof/>
          <w:szCs w:val="22"/>
          <w:lang w:val="en-AU" w:eastAsia="en-AU"/>
        </w:rPr>
      </w:pPr>
      <w:del w:id="402" w:author="Avin Mathew" w:date="2012-08-08T14:23:00Z">
        <w:r w:rsidRPr="002200D7" w:rsidDel="002200D7">
          <w:rPr>
            <w:noProof/>
            <w:rPrChange w:id="403" w:author="Avin Mathew" w:date="2012-08-08T14:23:00Z">
              <w:rPr>
                <w:rStyle w:val="Hyperlink"/>
                <w:noProof/>
              </w:rPr>
            </w:rPrChange>
          </w:rPr>
          <w:delText>4.4</w:delText>
        </w:r>
        <w:r w:rsidDel="002200D7">
          <w:rPr>
            <w:rFonts w:asciiTheme="minorHAnsi" w:eastAsiaTheme="minorEastAsia" w:hAnsiTheme="minorHAnsi" w:cstheme="minorBidi"/>
            <w:noProof/>
            <w:szCs w:val="22"/>
            <w:lang w:val="en-AU" w:eastAsia="en-AU"/>
          </w:rPr>
          <w:tab/>
        </w:r>
        <w:r w:rsidRPr="002200D7" w:rsidDel="002200D7">
          <w:rPr>
            <w:noProof/>
            <w:rPrChange w:id="404" w:author="Avin Mathew" w:date="2012-08-08T14:23:00Z">
              <w:rPr>
                <w:rStyle w:val="Hyperlink"/>
                <w:noProof/>
              </w:rPr>
            </w:rPrChange>
          </w:rPr>
          <w:delText>Allowed Application Checking</w:delText>
        </w:r>
        <w:r w:rsidDel="002200D7">
          <w:rPr>
            <w:noProof/>
            <w:webHidden/>
          </w:rPr>
          <w:tab/>
          <w:delText>27</w:delText>
        </w:r>
      </w:del>
    </w:p>
    <w:p w14:paraId="3BB5E9EC" w14:textId="77777777" w:rsidR="00FC3A48" w:rsidDel="002200D7" w:rsidRDefault="00FC3A48">
      <w:pPr>
        <w:pStyle w:val="TOC2"/>
        <w:tabs>
          <w:tab w:val="left" w:pos="880"/>
          <w:tab w:val="right" w:leader="dot" w:pos="8630"/>
        </w:tabs>
        <w:rPr>
          <w:del w:id="405" w:author="Avin Mathew" w:date="2012-08-08T14:23:00Z"/>
          <w:rFonts w:asciiTheme="minorHAnsi" w:eastAsiaTheme="minorEastAsia" w:hAnsiTheme="minorHAnsi" w:cstheme="minorBidi"/>
          <w:noProof/>
          <w:szCs w:val="22"/>
          <w:lang w:val="en-AU" w:eastAsia="en-AU"/>
        </w:rPr>
      </w:pPr>
      <w:del w:id="406" w:author="Avin Mathew" w:date="2012-08-08T14:23:00Z">
        <w:r w:rsidRPr="002200D7" w:rsidDel="002200D7">
          <w:rPr>
            <w:noProof/>
            <w:rPrChange w:id="407" w:author="Avin Mathew" w:date="2012-08-08T14:23:00Z">
              <w:rPr>
                <w:rStyle w:val="Hyperlink"/>
                <w:noProof/>
              </w:rPr>
            </w:rPrChange>
          </w:rPr>
          <w:lastRenderedPageBreak/>
          <w:delText>4.5</w:delText>
        </w:r>
        <w:r w:rsidDel="002200D7">
          <w:rPr>
            <w:rFonts w:asciiTheme="minorHAnsi" w:eastAsiaTheme="minorEastAsia" w:hAnsiTheme="minorHAnsi" w:cstheme="minorBidi"/>
            <w:noProof/>
            <w:szCs w:val="22"/>
            <w:lang w:val="en-AU" w:eastAsia="en-AU"/>
          </w:rPr>
          <w:tab/>
        </w:r>
        <w:r w:rsidRPr="002200D7" w:rsidDel="002200D7">
          <w:rPr>
            <w:noProof/>
            <w:rPrChange w:id="408" w:author="Avin Mathew" w:date="2012-08-08T14:23:00Z">
              <w:rPr>
                <w:rStyle w:val="Hyperlink"/>
                <w:noProof/>
              </w:rPr>
            </w:rPrChange>
          </w:rPr>
          <w:delText>Data Exchange Logging</w:delText>
        </w:r>
        <w:r w:rsidDel="002200D7">
          <w:rPr>
            <w:noProof/>
            <w:webHidden/>
          </w:rPr>
          <w:tab/>
          <w:delText>27</w:delText>
        </w:r>
      </w:del>
    </w:p>
    <w:p w14:paraId="4CDBC6C5" w14:textId="77777777" w:rsidR="00FC3A48" w:rsidDel="002200D7" w:rsidRDefault="00FC3A48">
      <w:pPr>
        <w:pStyle w:val="TOC2"/>
        <w:tabs>
          <w:tab w:val="left" w:pos="880"/>
          <w:tab w:val="right" w:leader="dot" w:pos="8630"/>
        </w:tabs>
        <w:rPr>
          <w:del w:id="409" w:author="Avin Mathew" w:date="2012-08-08T14:23:00Z"/>
          <w:rFonts w:asciiTheme="minorHAnsi" w:eastAsiaTheme="minorEastAsia" w:hAnsiTheme="minorHAnsi" w:cstheme="minorBidi"/>
          <w:noProof/>
          <w:szCs w:val="22"/>
          <w:lang w:val="en-AU" w:eastAsia="en-AU"/>
        </w:rPr>
      </w:pPr>
      <w:del w:id="410" w:author="Avin Mathew" w:date="2012-08-08T14:23:00Z">
        <w:r w:rsidRPr="002200D7" w:rsidDel="002200D7">
          <w:rPr>
            <w:noProof/>
            <w:rPrChange w:id="411" w:author="Avin Mathew" w:date="2012-08-08T14:23:00Z">
              <w:rPr>
                <w:rStyle w:val="Hyperlink"/>
                <w:noProof/>
              </w:rPr>
            </w:rPrChange>
          </w:rPr>
          <w:delText>4.6</w:delText>
        </w:r>
        <w:r w:rsidDel="002200D7">
          <w:rPr>
            <w:rFonts w:asciiTheme="minorHAnsi" w:eastAsiaTheme="minorEastAsia" w:hAnsiTheme="minorHAnsi" w:cstheme="minorBidi"/>
            <w:noProof/>
            <w:szCs w:val="22"/>
            <w:lang w:val="en-AU" w:eastAsia="en-AU"/>
          </w:rPr>
          <w:tab/>
        </w:r>
        <w:r w:rsidRPr="002200D7" w:rsidDel="002200D7">
          <w:rPr>
            <w:noProof/>
            <w:rPrChange w:id="412" w:author="Avin Mathew" w:date="2012-08-08T14:23:00Z">
              <w:rPr>
                <w:rStyle w:val="Hyperlink"/>
                <w:noProof/>
              </w:rPr>
            </w:rPrChange>
          </w:rPr>
          <w:delText>Common Error Handling</w:delText>
        </w:r>
        <w:r w:rsidDel="002200D7">
          <w:rPr>
            <w:noProof/>
            <w:webHidden/>
          </w:rPr>
          <w:tab/>
          <w:delText>27</w:delText>
        </w:r>
      </w:del>
    </w:p>
    <w:p w14:paraId="26654AB6" w14:textId="77777777" w:rsidR="00FC3A48" w:rsidDel="002200D7" w:rsidRDefault="00FC3A48">
      <w:pPr>
        <w:pStyle w:val="TOC2"/>
        <w:tabs>
          <w:tab w:val="left" w:pos="880"/>
          <w:tab w:val="right" w:leader="dot" w:pos="8630"/>
        </w:tabs>
        <w:rPr>
          <w:del w:id="413" w:author="Avin Mathew" w:date="2012-08-08T14:23:00Z"/>
          <w:rFonts w:asciiTheme="minorHAnsi" w:eastAsiaTheme="minorEastAsia" w:hAnsiTheme="minorHAnsi" w:cstheme="minorBidi"/>
          <w:noProof/>
          <w:szCs w:val="22"/>
          <w:lang w:val="en-AU" w:eastAsia="en-AU"/>
        </w:rPr>
      </w:pPr>
      <w:del w:id="414" w:author="Avin Mathew" w:date="2012-08-08T14:23:00Z">
        <w:r w:rsidRPr="002200D7" w:rsidDel="002200D7">
          <w:rPr>
            <w:noProof/>
            <w:rPrChange w:id="415" w:author="Avin Mathew" w:date="2012-08-08T14:23:00Z">
              <w:rPr>
                <w:rStyle w:val="Hyperlink"/>
                <w:noProof/>
              </w:rPr>
            </w:rPrChange>
          </w:rPr>
          <w:delText>4.7</w:delText>
        </w:r>
        <w:r w:rsidDel="002200D7">
          <w:rPr>
            <w:rFonts w:asciiTheme="minorHAnsi" w:eastAsiaTheme="minorEastAsia" w:hAnsiTheme="minorHAnsi" w:cstheme="minorBidi"/>
            <w:noProof/>
            <w:szCs w:val="22"/>
            <w:lang w:val="en-AU" w:eastAsia="en-AU"/>
          </w:rPr>
          <w:tab/>
        </w:r>
        <w:r w:rsidRPr="002200D7" w:rsidDel="002200D7">
          <w:rPr>
            <w:noProof/>
            <w:rPrChange w:id="416" w:author="Avin Mathew" w:date="2012-08-08T14:23:00Z">
              <w:rPr>
                <w:rStyle w:val="Hyperlink"/>
                <w:noProof/>
              </w:rPr>
            </w:rPrChange>
          </w:rPr>
          <w:delText>Data Transformation Services</w:delText>
        </w:r>
        <w:r w:rsidDel="002200D7">
          <w:rPr>
            <w:noProof/>
            <w:webHidden/>
          </w:rPr>
          <w:tab/>
          <w:delText>27</w:delText>
        </w:r>
      </w:del>
    </w:p>
    <w:p w14:paraId="16EFE51D" w14:textId="77777777" w:rsidR="00FC3A48" w:rsidDel="002200D7" w:rsidRDefault="00FC3A48">
      <w:pPr>
        <w:pStyle w:val="TOC2"/>
        <w:tabs>
          <w:tab w:val="left" w:pos="880"/>
          <w:tab w:val="right" w:leader="dot" w:pos="8630"/>
        </w:tabs>
        <w:rPr>
          <w:del w:id="417" w:author="Avin Mathew" w:date="2012-08-08T14:23:00Z"/>
          <w:rFonts w:asciiTheme="minorHAnsi" w:eastAsiaTheme="minorEastAsia" w:hAnsiTheme="minorHAnsi" w:cstheme="minorBidi"/>
          <w:noProof/>
          <w:szCs w:val="22"/>
          <w:lang w:val="en-AU" w:eastAsia="en-AU"/>
        </w:rPr>
      </w:pPr>
      <w:del w:id="418" w:author="Avin Mathew" w:date="2012-08-08T14:23:00Z">
        <w:r w:rsidRPr="002200D7" w:rsidDel="002200D7">
          <w:rPr>
            <w:noProof/>
            <w:rPrChange w:id="419" w:author="Avin Mathew" w:date="2012-08-08T14:23:00Z">
              <w:rPr>
                <w:rStyle w:val="Hyperlink"/>
                <w:noProof/>
              </w:rPr>
            </w:rPrChange>
          </w:rPr>
          <w:delText>4.8</w:delText>
        </w:r>
        <w:r w:rsidDel="002200D7">
          <w:rPr>
            <w:rFonts w:asciiTheme="minorHAnsi" w:eastAsiaTheme="minorEastAsia" w:hAnsiTheme="minorHAnsi" w:cstheme="minorBidi"/>
            <w:noProof/>
            <w:szCs w:val="22"/>
            <w:lang w:val="en-AU" w:eastAsia="en-AU"/>
          </w:rPr>
          <w:tab/>
        </w:r>
        <w:r w:rsidRPr="002200D7" w:rsidDel="002200D7">
          <w:rPr>
            <w:noProof/>
            <w:rPrChange w:id="420" w:author="Avin Mathew" w:date="2012-08-08T14:23:00Z">
              <w:rPr>
                <w:rStyle w:val="Hyperlink"/>
                <w:noProof/>
              </w:rPr>
            </w:rPrChange>
          </w:rPr>
          <w:delText>Cross Company Bridge</w:delText>
        </w:r>
        <w:r w:rsidDel="002200D7">
          <w:rPr>
            <w:noProof/>
            <w:webHidden/>
          </w:rPr>
          <w:tab/>
          <w:delText>28</w:delText>
        </w:r>
      </w:del>
    </w:p>
    <w:p w14:paraId="0C353778" w14:textId="77777777" w:rsidR="00FC3A48" w:rsidDel="002200D7" w:rsidRDefault="00FC3A48">
      <w:pPr>
        <w:pStyle w:val="TOC1"/>
        <w:tabs>
          <w:tab w:val="left" w:pos="440"/>
        </w:tabs>
        <w:rPr>
          <w:del w:id="421" w:author="Avin Mathew" w:date="2012-08-08T14:23:00Z"/>
          <w:rFonts w:asciiTheme="minorHAnsi" w:eastAsiaTheme="minorEastAsia" w:hAnsiTheme="minorHAnsi" w:cstheme="minorBidi"/>
          <w:noProof/>
          <w:szCs w:val="22"/>
          <w:lang w:val="en-AU" w:eastAsia="en-AU"/>
        </w:rPr>
      </w:pPr>
      <w:del w:id="422" w:author="Avin Mathew" w:date="2012-08-08T14:23:00Z">
        <w:r w:rsidRPr="002200D7" w:rsidDel="002200D7">
          <w:rPr>
            <w:noProof/>
            <w:rPrChange w:id="423" w:author="Avin Mathew" w:date="2012-08-08T14:23:00Z">
              <w:rPr>
                <w:rStyle w:val="Hyperlink"/>
                <w:noProof/>
              </w:rPr>
            </w:rPrChange>
          </w:rPr>
          <w:delText>5</w:delText>
        </w:r>
        <w:r w:rsidDel="002200D7">
          <w:rPr>
            <w:rFonts w:asciiTheme="minorHAnsi" w:eastAsiaTheme="minorEastAsia" w:hAnsiTheme="minorHAnsi" w:cstheme="minorBidi"/>
            <w:noProof/>
            <w:szCs w:val="22"/>
            <w:lang w:val="en-AU" w:eastAsia="en-AU"/>
          </w:rPr>
          <w:tab/>
        </w:r>
        <w:r w:rsidRPr="002200D7" w:rsidDel="002200D7">
          <w:rPr>
            <w:noProof/>
            <w:rPrChange w:id="424" w:author="Avin Mathew" w:date="2012-08-08T14:23:00Z">
              <w:rPr>
                <w:rStyle w:val="Hyperlink"/>
                <w:noProof/>
              </w:rPr>
            </w:rPrChange>
          </w:rPr>
          <w:delText>Service Definitions</w:delText>
        </w:r>
        <w:r w:rsidDel="002200D7">
          <w:rPr>
            <w:noProof/>
            <w:webHidden/>
          </w:rPr>
          <w:tab/>
          <w:delText>30</w:delText>
        </w:r>
      </w:del>
    </w:p>
    <w:p w14:paraId="709DB754" w14:textId="77777777" w:rsidR="00FC3A48" w:rsidDel="002200D7" w:rsidRDefault="00FC3A48">
      <w:pPr>
        <w:pStyle w:val="TOC2"/>
        <w:tabs>
          <w:tab w:val="left" w:pos="880"/>
          <w:tab w:val="right" w:leader="dot" w:pos="8630"/>
        </w:tabs>
        <w:rPr>
          <w:del w:id="425" w:author="Avin Mathew" w:date="2012-08-08T14:23:00Z"/>
          <w:rFonts w:asciiTheme="minorHAnsi" w:eastAsiaTheme="minorEastAsia" w:hAnsiTheme="minorHAnsi" w:cstheme="minorBidi"/>
          <w:noProof/>
          <w:szCs w:val="22"/>
          <w:lang w:val="en-AU" w:eastAsia="en-AU"/>
        </w:rPr>
      </w:pPr>
      <w:del w:id="426" w:author="Avin Mathew" w:date="2012-08-08T14:23:00Z">
        <w:r w:rsidRPr="002200D7" w:rsidDel="002200D7">
          <w:rPr>
            <w:noProof/>
            <w:rPrChange w:id="427" w:author="Avin Mathew" w:date="2012-08-08T14:23:00Z">
              <w:rPr>
                <w:rStyle w:val="Hyperlink"/>
                <w:noProof/>
              </w:rPr>
            </w:rPrChange>
          </w:rPr>
          <w:delText>5.1</w:delText>
        </w:r>
        <w:r w:rsidDel="002200D7">
          <w:rPr>
            <w:rFonts w:asciiTheme="minorHAnsi" w:eastAsiaTheme="minorEastAsia" w:hAnsiTheme="minorHAnsi" w:cstheme="minorBidi"/>
            <w:noProof/>
            <w:szCs w:val="22"/>
            <w:lang w:val="en-AU" w:eastAsia="en-AU"/>
          </w:rPr>
          <w:tab/>
        </w:r>
        <w:r w:rsidRPr="002200D7" w:rsidDel="002200D7">
          <w:rPr>
            <w:noProof/>
            <w:rPrChange w:id="428" w:author="Avin Mathew" w:date="2012-08-08T14:23:00Z">
              <w:rPr>
                <w:rStyle w:val="Hyperlink"/>
                <w:noProof/>
              </w:rPr>
            </w:rPrChange>
          </w:rPr>
          <w:delText>Data Dictionary</w:delText>
        </w:r>
        <w:r w:rsidDel="002200D7">
          <w:rPr>
            <w:noProof/>
            <w:webHidden/>
          </w:rPr>
          <w:tab/>
          <w:delText>30</w:delText>
        </w:r>
      </w:del>
    </w:p>
    <w:p w14:paraId="6D8F0F51" w14:textId="77777777" w:rsidR="00FC3A48" w:rsidDel="002200D7" w:rsidRDefault="00FC3A48">
      <w:pPr>
        <w:pStyle w:val="TOC2"/>
        <w:tabs>
          <w:tab w:val="left" w:pos="880"/>
          <w:tab w:val="right" w:leader="dot" w:pos="8630"/>
        </w:tabs>
        <w:rPr>
          <w:del w:id="429" w:author="Avin Mathew" w:date="2012-08-08T14:23:00Z"/>
          <w:rFonts w:asciiTheme="minorHAnsi" w:eastAsiaTheme="minorEastAsia" w:hAnsiTheme="minorHAnsi" w:cstheme="minorBidi"/>
          <w:noProof/>
          <w:szCs w:val="22"/>
          <w:lang w:val="en-AU" w:eastAsia="en-AU"/>
        </w:rPr>
      </w:pPr>
      <w:del w:id="430" w:author="Avin Mathew" w:date="2012-08-08T14:23:00Z">
        <w:r w:rsidRPr="002200D7" w:rsidDel="002200D7">
          <w:rPr>
            <w:noProof/>
            <w:rPrChange w:id="431" w:author="Avin Mathew" w:date="2012-08-08T14:23:00Z">
              <w:rPr>
                <w:rStyle w:val="Hyperlink"/>
                <w:noProof/>
              </w:rPr>
            </w:rPrChange>
          </w:rPr>
          <w:delText>5.2</w:delText>
        </w:r>
        <w:r w:rsidDel="002200D7">
          <w:rPr>
            <w:rFonts w:asciiTheme="minorHAnsi" w:eastAsiaTheme="minorEastAsia" w:hAnsiTheme="minorHAnsi" w:cstheme="minorBidi"/>
            <w:noProof/>
            <w:szCs w:val="22"/>
            <w:lang w:val="en-AU" w:eastAsia="en-AU"/>
          </w:rPr>
          <w:tab/>
        </w:r>
        <w:r w:rsidRPr="002200D7" w:rsidDel="002200D7">
          <w:rPr>
            <w:noProof/>
            <w:rPrChange w:id="432" w:author="Avin Mathew" w:date="2012-08-08T14:23:00Z">
              <w:rPr>
                <w:rStyle w:val="Hyperlink"/>
                <w:noProof/>
              </w:rPr>
            </w:rPrChange>
          </w:rPr>
          <w:delText>ISBM Channel Management Services</w:delText>
        </w:r>
        <w:r w:rsidDel="002200D7">
          <w:rPr>
            <w:noProof/>
            <w:webHidden/>
          </w:rPr>
          <w:tab/>
          <w:delText>30</w:delText>
        </w:r>
      </w:del>
    </w:p>
    <w:p w14:paraId="244B95BB" w14:textId="77777777" w:rsidR="00FC3A48" w:rsidDel="002200D7" w:rsidRDefault="00FC3A48">
      <w:pPr>
        <w:pStyle w:val="TOC3"/>
        <w:tabs>
          <w:tab w:val="left" w:pos="1320"/>
          <w:tab w:val="right" w:leader="dot" w:pos="8630"/>
        </w:tabs>
        <w:rPr>
          <w:del w:id="433" w:author="Avin Mathew" w:date="2012-08-08T14:23:00Z"/>
          <w:rFonts w:asciiTheme="minorHAnsi" w:eastAsiaTheme="minorEastAsia" w:hAnsiTheme="minorHAnsi" w:cstheme="minorBidi"/>
          <w:noProof/>
          <w:szCs w:val="22"/>
          <w:lang w:val="en-AU" w:eastAsia="en-AU"/>
        </w:rPr>
      </w:pPr>
      <w:del w:id="434" w:author="Avin Mathew" w:date="2012-08-08T14:23:00Z">
        <w:r w:rsidRPr="002200D7" w:rsidDel="002200D7">
          <w:rPr>
            <w:noProof/>
            <w:rPrChange w:id="435" w:author="Avin Mathew" w:date="2012-08-08T14:23:00Z">
              <w:rPr>
                <w:rStyle w:val="Hyperlink"/>
                <w:noProof/>
              </w:rPr>
            </w:rPrChange>
          </w:rPr>
          <w:delText>5.2.1</w:delText>
        </w:r>
        <w:r w:rsidDel="002200D7">
          <w:rPr>
            <w:rFonts w:asciiTheme="minorHAnsi" w:eastAsiaTheme="minorEastAsia" w:hAnsiTheme="minorHAnsi" w:cstheme="minorBidi"/>
            <w:noProof/>
            <w:szCs w:val="22"/>
            <w:lang w:val="en-AU" w:eastAsia="en-AU"/>
          </w:rPr>
          <w:tab/>
        </w:r>
        <w:r w:rsidRPr="002200D7" w:rsidDel="002200D7">
          <w:rPr>
            <w:noProof/>
            <w:rPrChange w:id="436" w:author="Avin Mathew" w:date="2012-08-08T14:23:00Z">
              <w:rPr>
                <w:rStyle w:val="Hyperlink"/>
                <w:noProof/>
              </w:rPr>
            </w:rPrChange>
          </w:rPr>
          <w:delText>Create Channel</w:delText>
        </w:r>
        <w:r w:rsidDel="002200D7">
          <w:rPr>
            <w:noProof/>
            <w:webHidden/>
          </w:rPr>
          <w:tab/>
          <w:delText>30</w:delText>
        </w:r>
      </w:del>
    </w:p>
    <w:p w14:paraId="02BBF1CB" w14:textId="77777777" w:rsidR="00FC3A48" w:rsidDel="002200D7" w:rsidRDefault="00FC3A48">
      <w:pPr>
        <w:pStyle w:val="TOC3"/>
        <w:tabs>
          <w:tab w:val="left" w:pos="1320"/>
          <w:tab w:val="right" w:leader="dot" w:pos="8630"/>
        </w:tabs>
        <w:rPr>
          <w:del w:id="437" w:author="Avin Mathew" w:date="2012-08-08T14:23:00Z"/>
          <w:rFonts w:asciiTheme="minorHAnsi" w:eastAsiaTheme="minorEastAsia" w:hAnsiTheme="minorHAnsi" w:cstheme="minorBidi"/>
          <w:noProof/>
          <w:szCs w:val="22"/>
          <w:lang w:val="en-AU" w:eastAsia="en-AU"/>
        </w:rPr>
      </w:pPr>
      <w:del w:id="438" w:author="Avin Mathew" w:date="2012-08-08T14:23:00Z">
        <w:r w:rsidRPr="002200D7" w:rsidDel="002200D7">
          <w:rPr>
            <w:noProof/>
            <w:rPrChange w:id="439" w:author="Avin Mathew" w:date="2012-08-08T14:23:00Z">
              <w:rPr>
                <w:rStyle w:val="Hyperlink"/>
                <w:noProof/>
              </w:rPr>
            </w:rPrChange>
          </w:rPr>
          <w:delText>5.2.2</w:delText>
        </w:r>
        <w:r w:rsidDel="002200D7">
          <w:rPr>
            <w:rFonts w:asciiTheme="minorHAnsi" w:eastAsiaTheme="minorEastAsia" w:hAnsiTheme="minorHAnsi" w:cstheme="minorBidi"/>
            <w:noProof/>
            <w:szCs w:val="22"/>
            <w:lang w:val="en-AU" w:eastAsia="en-AU"/>
          </w:rPr>
          <w:tab/>
        </w:r>
        <w:r w:rsidRPr="002200D7" w:rsidDel="002200D7">
          <w:rPr>
            <w:noProof/>
            <w:rPrChange w:id="440" w:author="Avin Mathew" w:date="2012-08-08T14:23:00Z">
              <w:rPr>
                <w:rStyle w:val="Hyperlink"/>
                <w:noProof/>
              </w:rPr>
            </w:rPrChange>
          </w:rPr>
          <w:delText>Add Security Tokens</w:delText>
        </w:r>
        <w:r w:rsidDel="002200D7">
          <w:rPr>
            <w:noProof/>
            <w:webHidden/>
          </w:rPr>
          <w:tab/>
          <w:delText>31</w:delText>
        </w:r>
      </w:del>
    </w:p>
    <w:p w14:paraId="7F379777" w14:textId="77777777" w:rsidR="00FC3A48" w:rsidDel="002200D7" w:rsidRDefault="00FC3A48">
      <w:pPr>
        <w:pStyle w:val="TOC3"/>
        <w:tabs>
          <w:tab w:val="left" w:pos="1320"/>
          <w:tab w:val="right" w:leader="dot" w:pos="8630"/>
        </w:tabs>
        <w:rPr>
          <w:del w:id="441" w:author="Avin Mathew" w:date="2012-08-08T14:23:00Z"/>
          <w:rFonts w:asciiTheme="minorHAnsi" w:eastAsiaTheme="minorEastAsia" w:hAnsiTheme="minorHAnsi" w:cstheme="minorBidi"/>
          <w:noProof/>
          <w:szCs w:val="22"/>
          <w:lang w:val="en-AU" w:eastAsia="en-AU"/>
        </w:rPr>
      </w:pPr>
      <w:del w:id="442" w:author="Avin Mathew" w:date="2012-08-08T14:23:00Z">
        <w:r w:rsidRPr="002200D7" w:rsidDel="002200D7">
          <w:rPr>
            <w:noProof/>
            <w:rPrChange w:id="443" w:author="Avin Mathew" w:date="2012-08-08T14:23:00Z">
              <w:rPr>
                <w:rStyle w:val="Hyperlink"/>
                <w:noProof/>
              </w:rPr>
            </w:rPrChange>
          </w:rPr>
          <w:delText>5.2.3</w:delText>
        </w:r>
        <w:r w:rsidDel="002200D7">
          <w:rPr>
            <w:rFonts w:asciiTheme="minorHAnsi" w:eastAsiaTheme="minorEastAsia" w:hAnsiTheme="minorHAnsi" w:cstheme="minorBidi"/>
            <w:noProof/>
            <w:szCs w:val="22"/>
            <w:lang w:val="en-AU" w:eastAsia="en-AU"/>
          </w:rPr>
          <w:tab/>
        </w:r>
        <w:r w:rsidRPr="002200D7" w:rsidDel="002200D7">
          <w:rPr>
            <w:noProof/>
            <w:rPrChange w:id="444" w:author="Avin Mathew" w:date="2012-08-08T14:23:00Z">
              <w:rPr>
                <w:rStyle w:val="Hyperlink"/>
                <w:noProof/>
              </w:rPr>
            </w:rPrChange>
          </w:rPr>
          <w:delText>Remove Security Tokens</w:delText>
        </w:r>
        <w:r w:rsidDel="002200D7">
          <w:rPr>
            <w:noProof/>
            <w:webHidden/>
          </w:rPr>
          <w:tab/>
          <w:delText>31</w:delText>
        </w:r>
      </w:del>
    </w:p>
    <w:p w14:paraId="12BA9C35" w14:textId="77777777" w:rsidR="00FC3A48" w:rsidDel="002200D7" w:rsidRDefault="00FC3A48">
      <w:pPr>
        <w:pStyle w:val="TOC3"/>
        <w:tabs>
          <w:tab w:val="left" w:pos="1320"/>
          <w:tab w:val="right" w:leader="dot" w:pos="8630"/>
        </w:tabs>
        <w:rPr>
          <w:del w:id="445" w:author="Avin Mathew" w:date="2012-08-08T14:23:00Z"/>
          <w:rFonts w:asciiTheme="minorHAnsi" w:eastAsiaTheme="minorEastAsia" w:hAnsiTheme="minorHAnsi" w:cstheme="minorBidi"/>
          <w:noProof/>
          <w:szCs w:val="22"/>
          <w:lang w:val="en-AU" w:eastAsia="en-AU"/>
        </w:rPr>
      </w:pPr>
      <w:del w:id="446" w:author="Avin Mathew" w:date="2012-08-08T14:23:00Z">
        <w:r w:rsidRPr="002200D7" w:rsidDel="002200D7">
          <w:rPr>
            <w:noProof/>
            <w:rPrChange w:id="447" w:author="Avin Mathew" w:date="2012-08-08T14:23:00Z">
              <w:rPr>
                <w:rStyle w:val="Hyperlink"/>
                <w:noProof/>
              </w:rPr>
            </w:rPrChange>
          </w:rPr>
          <w:delText>5.2.4</w:delText>
        </w:r>
        <w:r w:rsidDel="002200D7">
          <w:rPr>
            <w:rFonts w:asciiTheme="minorHAnsi" w:eastAsiaTheme="minorEastAsia" w:hAnsiTheme="minorHAnsi" w:cstheme="minorBidi"/>
            <w:noProof/>
            <w:szCs w:val="22"/>
            <w:lang w:val="en-AU" w:eastAsia="en-AU"/>
          </w:rPr>
          <w:tab/>
        </w:r>
        <w:r w:rsidRPr="002200D7" w:rsidDel="002200D7">
          <w:rPr>
            <w:noProof/>
            <w:rPrChange w:id="448" w:author="Avin Mathew" w:date="2012-08-08T14:23:00Z">
              <w:rPr>
                <w:rStyle w:val="Hyperlink"/>
                <w:noProof/>
              </w:rPr>
            </w:rPrChange>
          </w:rPr>
          <w:delText>Delete Channel</w:delText>
        </w:r>
        <w:r w:rsidDel="002200D7">
          <w:rPr>
            <w:noProof/>
            <w:webHidden/>
          </w:rPr>
          <w:tab/>
          <w:delText>32</w:delText>
        </w:r>
      </w:del>
    </w:p>
    <w:p w14:paraId="1C075DEB" w14:textId="77777777" w:rsidR="00FC3A48" w:rsidDel="002200D7" w:rsidRDefault="00FC3A48">
      <w:pPr>
        <w:pStyle w:val="TOC3"/>
        <w:tabs>
          <w:tab w:val="left" w:pos="1320"/>
          <w:tab w:val="right" w:leader="dot" w:pos="8630"/>
        </w:tabs>
        <w:rPr>
          <w:del w:id="449" w:author="Avin Mathew" w:date="2012-08-08T14:23:00Z"/>
          <w:rFonts w:asciiTheme="minorHAnsi" w:eastAsiaTheme="minorEastAsia" w:hAnsiTheme="minorHAnsi" w:cstheme="minorBidi"/>
          <w:noProof/>
          <w:szCs w:val="22"/>
          <w:lang w:val="en-AU" w:eastAsia="en-AU"/>
        </w:rPr>
      </w:pPr>
      <w:del w:id="450" w:author="Avin Mathew" w:date="2012-08-08T14:23:00Z">
        <w:r w:rsidRPr="002200D7" w:rsidDel="002200D7">
          <w:rPr>
            <w:noProof/>
            <w:rPrChange w:id="451" w:author="Avin Mathew" w:date="2012-08-08T14:23:00Z">
              <w:rPr>
                <w:rStyle w:val="Hyperlink"/>
                <w:noProof/>
              </w:rPr>
            </w:rPrChange>
          </w:rPr>
          <w:delText>5.2.5</w:delText>
        </w:r>
        <w:r w:rsidDel="002200D7">
          <w:rPr>
            <w:rFonts w:asciiTheme="minorHAnsi" w:eastAsiaTheme="minorEastAsia" w:hAnsiTheme="minorHAnsi" w:cstheme="minorBidi"/>
            <w:noProof/>
            <w:szCs w:val="22"/>
            <w:lang w:val="en-AU" w:eastAsia="en-AU"/>
          </w:rPr>
          <w:tab/>
        </w:r>
        <w:r w:rsidRPr="002200D7" w:rsidDel="002200D7">
          <w:rPr>
            <w:noProof/>
            <w:rPrChange w:id="452" w:author="Avin Mathew" w:date="2012-08-08T14:23:00Z">
              <w:rPr>
                <w:rStyle w:val="Hyperlink"/>
                <w:noProof/>
              </w:rPr>
            </w:rPrChange>
          </w:rPr>
          <w:delText>Get Channel</w:delText>
        </w:r>
        <w:r w:rsidDel="002200D7">
          <w:rPr>
            <w:noProof/>
            <w:webHidden/>
          </w:rPr>
          <w:tab/>
          <w:delText>32</w:delText>
        </w:r>
      </w:del>
    </w:p>
    <w:p w14:paraId="61AAD0D8" w14:textId="77777777" w:rsidR="00FC3A48" w:rsidDel="002200D7" w:rsidRDefault="00FC3A48">
      <w:pPr>
        <w:pStyle w:val="TOC3"/>
        <w:tabs>
          <w:tab w:val="left" w:pos="1320"/>
          <w:tab w:val="right" w:leader="dot" w:pos="8630"/>
        </w:tabs>
        <w:rPr>
          <w:del w:id="453" w:author="Avin Mathew" w:date="2012-08-08T14:23:00Z"/>
          <w:rFonts w:asciiTheme="minorHAnsi" w:eastAsiaTheme="minorEastAsia" w:hAnsiTheme="minorHAnsi" w:cstheme="minorBidi"/>
          <w:noProof/>
          <w:szCs w:val="22"/>
          <w:lang w:val="en-AU" w:eastAsia="en-AU"/>
        </w:rPr>
      </w:pPr>
      <w:del w:id="454" w:author="Avin Mathew" w:date="2012-08-08T14:23:00Z">
        <w:r w:rsidRPr="002200D7" w:rsidDel="002200D7">
          <w:rPr>
            <w:noProof/>
            <w:rPrChange w:id="455" w:author="Avin Mathew" w:date="2012-08-08T14:23:00Z">
              <w:rPr>
                <w:rStyle w:val="Hyperlink"/>
                <w:noProof/>
              </w:rPr>
            </w:rPrChange>
          </w:rPr>
          <w:delText>5.2.6</w:delText>
        </w:r>
        <w:r w:rsidDel="002200D7">
          <w:rPr>
            <w:rFonts w:asciiTheme="minorHAnsi" w:eastAsiaTheme="minorEastAsia" w:hAnsiTheme="minorHAnsi" w:cstheme="minorBidi"/>
            <w:noProof/>
            <w:szCs w:val="22"/>
            <w:lang w:val="en-AU" w:eastAsia="en-AU"/>
          </w:rPr>
          <w:tab/>
        </w:r>
        <w:r w:rsidRPr="002200D7" w:rsidDel="002200D7">
          <w:rPr>
            <w:noProof/>
            <w:rPrChange w:id="456" w:author="Avin Mathew" w:date="2012-08-08T14:23:00Z">
              <w:rPr>
                <w:rStyle w:val="Hyperlink"/>
                <w:noProof/>
              </w:rPr>
            </w:rPrChange>
          </w:rPr>
          <w:delText>Get Channels</w:delText>
        </w:r>
        <w:r w:rsidDel="002200D7">
          <w:rPr>
            <w:noProof/>
            <w:webHidden/>
          </w:rPr>
          <w:tab/>
          <w:delText>32</w:delText>
        </w:r>
      </w:del>
    </w:p>
    <w:p w14:paraId="711ACB74" w14:textId="77777777" w:rsidR="00FC3A48" w:rsidDel="002200D7" w:rsidRDefault="00FC3A48">
      <w:pPr>
        <w:pStyle w:val="TOC2"/>
        <w:tabs>
          <w:tab w:val="left" w:pos="880"/>
          <w:tab w:val="right" w:leader="dot" w:pos="8630"/>
        </w:tabs>
        <w:rPr>
          <w:del w:id="457" w:author="Avin Mathew" w:date="2012-08-08T14:23:00Z"/>
          <w:rFonts w:asciiTheme="minorHAnsi" w:eastAsiaTheme="minorEastAsia" w:hAnsiTheme="minorHAnsi" w:cstheme="minorBidi"/>
          <w:noProof/>
          <w:szCs w:val="22"/>
          <w:lang w:val="en-AU" w:eastAsia="en-AU"/>
        </w:rPr>
      </w:pPr>
      <w:del w:id="458" w:author="Avin Mathew" w:date="2012-08-08T14:23:00Z">
        <w:r w:rsidRPr="002200D7" w:rsidDel="002200D7">
          <w:rPr>
            <w:noProof/>
            <w:rPrChange w:id="459" w:author="Avin Mathew" w:date="2012-08-08T14:23:00Z">
              <w:rPr>
                <w:rStyle w:val="Hyperlink"/>
                <w:noProof/>
              </w:rPr>
            </w:rPrChange>
          </w:rPr>
          <w:delText>5.3</w:delText>
        </w:r>
        <w:r w:rsidDel="002200D7">
          <w:rPr>
            <w:rFonts w:asciiTheme="minorHAnsi" w:eastAsiaTheme="minorEastAsia" w:hAnsiTheme="minorHAnsi" w:cstheme="minorBidi"/>
            <w:noProof/>
            <w:szCs w:val="22"/>
            <w:lang w:val="en-AU" w:eastAsia="en-AU"/>
          </w:rPr>
          <w:tab/>
        </w:r>
        <w:r w:rsidRPr="002200D7" w:rsidDel="002200D7">
          <w:rPr>
            <w:noProof/>
            <w:rPrChange w:id="460" w:author="Avin Mathew" w:date="2012-08-08T14:23:00Z">
              <w:rPr>
                <w:rStyle w:val="Hyperlink"/>
                <w:noProof/>
              </w:rPr>
            </w:rPrChange>
          </w:rPr>
          <w:delText>ISBM Notification Services</w:delText>
        </w:r>
        <w:r w:rsidDel="002200D7">
          <w:rPr>
            <w:noProof/>
            <w:webHidden/>
          </w:rPr>
          <w:tab/>
          <w:delText>33</w:delText>
        </w:r>
      </w:del>
    </w:p>
    <w:p w14:paraId="2BFC0AF1" w14:textId="77777777" w:rsidR="00FC3A48" w:rsidDel="002200D7" w:rsidRDefault="00FC3A48">
      <w:pPr>
        <w:pStyle w:val="TOC3"/>
        <w:tabs>
          <w:tab w:val="left" w:pos="1320"/>
          <w:tab w:val="right" w:leader="dot" w:pos="8630"/>
        </w:tabs>
        <w:rPr>
          <w:del w:id="461" w:author="Avin Mathew" w:date="2012-08-08T14:23:00Z"/>
          <w:rFonts w:asciiTheme="minorHAnsi" w:eastAsiaTheme="minorEastAsia" w:hAnsiTheme="minorHAnsi" w:cstheme="minorBidi"/>
          <w:noProof/>
          <w:szCs w:val="22"/>
          <w:lang w:val="en-AU" w:eastAsia="en-AU"/>
        </w:rPr>
      </w:pPr>
      <w:del w:id="462" w:author="Avin Mathew" w:date="2012-08-08T14:23:00Z">
        <w:r w:rsidRPr="002200D7" w:rsidDel="002200D7">
          <w:rPr>
            <w:noProof/>
            <w:rPrChange w:id="463" w:author="Avin Mathew" w:date="2012-08-08T14:23:00Z">
              <w:rPr>
                <w:rStyle w:val="Hyperlink"/>
                <w:noProof/>
              </w:rPr>
            </w:rPrChange>
          </w:rPr>
          <w:delText>5.3.1</w:delText>
        </w:r>
        <w:r w:rsidDel="002200D7">
          <w:rPr>
            <w:rFonts w:asciiTheme="minorHAnsi" w:eastAsiaTheme="minorEastAsia" w:hAnsiTheme="minorHAnsi" w:cstheme="minorBidi"/>
            <w:noProof/>
            <w:szCs w:val="22"/>
            <w:lang w:val="en-AU" w:eastAsia="en-AU"/>
          </w:rPr>
          <w:tab/>
        </w:r>
        <w:r w:rsidRPr="002200D7" w:rsidDel="002200D7">
          <w:rPr>
            <w:noProof/>
            <w:rPrChange w:id="464" w:author="Avin Mathew" w:date="2012-08-08T14:23:00Z">
              <w:rPr>
                <w:rStyle w:val="Hyperlink"/>
                <w:noProof/>
              </w:rPr>
            </w:rPrChange>
          </w:rPr>
          <w:delText>Notify Listener</w:delText>
        </w:r>
        <w:r w:rsidDel="002200D7">
          <w:rPr>
            <w:noProof/>
            <w:webHidden/>
          </w:rPr>
          <w:tab/>
          <w:delText>33</w:delText>
        </w:r>
      </w:del>
    </w:p>
    <w:p w14:paraId="7F3C854E" w14:textId="77777777" w:rsidR="00FC3A48" w:rsidDel="002200D7" w:rsidRDefault="00FC3A48">
      <w:pPr>
        <w:pStyle w:val="TOC2"/>
        <w:tabs>
          <w:tab w:val="left" w:pos="880"/>
          <w:tab w:val="right" w:leader="dot" w:pos="8630"/>
        </w:tabs>
        <w:rPr>
          <w:del w:id="465" w:author="Avin Mathew" w:date="2012-08-08T14:23:00Z"/>
          <w:rFonts w:asciiTheme="minorHAnsi" w:eastAsiaTheme="minorEastAsia" w:hAnsiTheme="minorHAnsi" w:cstheme="minorBidi"/>
          <w:noProof/>
          <w:szCs w:val="22"/>
          <w:lang w:val="en-AU" w:eastAsia="en-AU"/>
        </w:rPr>
      </w:pPr>
      <w:del w:id="466" w:author="Avin Mathew" w:date="2012-08-08T14:23:00Z">
        <w:r w:rsidRPr="002200D7" w:rsidDel="002200D7">
          <w:rPr>
            <w:noProof/>
            <w:rPrChange w:id="467" w:author="Avin Mathew" w:date="2012-08-08T14:23:00Z">
              <w:rPr>
                <w:rStyle w:val="Hyperlink"/>
                <w:noProof/>
              </w:rPr>
            </w:rPrChange>
          </w:rPr>
          <w:delText>5.4</w:delText>
        </w:r>
        <w:r w:rsidDel="002200D7">
          <w:rPr>
            <w:rFonts w:asciiTheme="minorHAnsi" w:eastAsiaTheme="minorEastAsia" w:hAnsiTheme="minorHAnsi" w:cstheme="minorBidi"/>
            <w:noProof/>
            <w:szCs w:val="22"/>
            <w:lang w:val="en-AU" w:eastAsia="en-AU"/>
          </w:rPr>
          <w:tab/>
        </w:r>
        <w:r w:rsidRPr="002200D7" w:rsidDel="002200D7">
          <w:rPr>
            <w:noProof/>
            <w:rPrChange w:id="468" w:author="Avin Mathew" w:date="2012-08-08T14:23:00Z">
              <w:rPr>
                <w:rStyle w:val="Hyperlink"/>
                <w:noProof/>
              </w:rPr>
            </w:rPrChange>
          </w:rPr>
          <w:delText>ISBM Provider Publication Services</w:delText>
        </w:r>
        <w:r w:rsidDel="002200D7">
          <w:rPr>
            <w:noProof/>
            <w:webHidden/>
          </w:rPr>
          <w:tab/>
          <w:delText>33</w:delText>
        </w:r>
      </w:del>
    </w:p>
    <w:p w14:paraId="4FD305A9" w14:textId="77777777" w:rsidR="00FC3A48" w:rsidDel="002200D7" w:rsidRDefault="00FC3A48">
      <w:pPr>
        <w:pStyle w:val="TOC3"/>
        <w:tabs>
          <w:tab w:val="left" w:pos="1320"/>
          <w:tab w:val="right" w:leader="dot" w:pos="8630"/>
        </w:tabs>
        <w:rPr>
          <w:del w:id="469" w:author="Avin Mathew" w:date="2012-08-08T14:23:00Z"/>
          <w:rFonts w:asciiTheme="minorHAnsi" w:eastAsiaTheme="minorEastAsia" w:hAnsiTheme="minorHAnsi" w:cstheme="minorBidi"/>
          <w:noProof/>
          <w:szCs w:val="22"/>
          <w:lang w:val="en-AU" w:eastAsia="en-AU"/>
        </w:rPr>
      </w:pPr>
      <w:del w:id="470" w:author="Avin Mathew" w:date="2012-08-08T14:23:00Z">
        <w:r w:rsidRPr="002200D7" w:rsidDel="002200D7">
          <w:rPr>
            <w:noProof/>
            <w:rPrChange w:id="471" w:author="Avin Mathew" w:date="2012-08-08T14:23:00Z">
              <w:rPr>
                <w:rStyle w:val="Hyperlink"/>
                <w:noProof/>
              </w:rPr>
            </w:rPrChange>
          </w:rPr>
          <w:delText>5.4.1</w:delText>
        </w:r>
        <w:r w:rsidDel="002200D7">
          <w:rPr>
            <w:rFonts w:asciiTheme="minorHAnsi" w:eastAsiaTheme="minorEastAsia" w:hAnsiTheme="minorHAnsi" w:cstheme="minorBidi"/>
            <w:noProof/>
            <w:szCs w:val="22"/>
            <w:lang w:val="en-AU" w:eastAsia="en-AU"/>
          </w:rPr>
          <w:tab/>
        </w:r>
        <w:r w:rsidRPr="002200D7" w:rsidDel="002200D7">
          <w:rPr>
            <w:noProof/>
            <w:rPrChange w:id="472" w:author="Avin Mathew" w:date="2012-08-08T14:23:00Z">
              <w:rPr>
                <w:rStyle w:val="Hyperlink"/>
                <w:noProof/>
              </w:rPr>
            </w:rPrChange>
          </w:rPr>
          <w:delText>Open Publication Session</w:delText>
        </w:r>
        <w:r w:rsidDel="002200D7">
          <w:rPr>
            <w:noProof/>
            <w:webHidden/>
          </w:rPr>
          <w:tab/>
          <w:delText>33</w:delText>
        </w:r>
      </w:del>
    </w:p>
    <w:p w14:paraId="6D8CF5D7" w14:textId="77777777" w:rsidR="00FC3A48" w:rsidDel="002200D7" w:rsidRDefault="00FC3A48">
      <w:pPr>
        <w:pStyle w:val="TOC3"/>
        <w:tabs>
          <w:tab w:val="left" w:pos="1320"/>
          <w:tab w:val="right" w:leader="dot" w:pos="8630"/>
        </w:tabs>
        <w:rPr>
          <w:del w:id="473" w:author="Avin Mathew" w:date="2012-08-08T14:23:00Z"/>
          <w:rFonts w:asciiTheme="minorHAnsi" w:eastAsiaTheme="minorEastAsia" w:hAnsiTheme="minorHAnsi" w:cstheme="minorBidi"/>
          <w:noProof/>
          <w:szCs w:val="22"/>
          <w:lang w:val="en-AU" w:eastAsia="en-AU"/>
        </w:rPr>
      </w:pPr>
      <w:del w:id="474" w:author="Avin Mathew" w:date="2012-08-08T14:23:00Z">
        <w:r w:rsidRPr="002200D7" w:rsidDel="002200D7">
          <w:rPr>
            <w:noProof/>
            <w:rPrChange w:id="475" w:author="Avin Mathew" w:date="2012-08-08T14:23:00Z">
              <w:rPr>
                <w:rStyle w:val="Hyperlink"/>
                <w:noProof/>
              </w:rPr>
            </w:rPrChange>
          </w:rPr>
          <w:delText>5.4.2</w:delText>
        </w:r>
        <w:r w:rsidDel="002200D7">
          <w:rPr>
            <w:rFonts w:asciiTheme="minorHAnsi" w:eastAsiaTheme="minorEastAsia" w:hAnsiTheme="minorHAnsi" w:cstheme="minorBidi"/>
            <w:noProof/>
            <w:szCs w:val="22"/>
            <w:lang w:val="en-AU" w:eastAsia="en-AU"/>
          </w:rPr>
          <w:tab/>
        </w:r>
        <w:r w:rsidRPr="002200D7" w:rsidDel="002200D7">
          <w:rPr>
            <w:noProof/>
            <w:rPrChange w:id="476" w:author="Avin Mathew" w:date="2012-08-08T14:23:00Z">
              <w:rPr>
                <w:rStyle w:val="Hyperlink"/>
                <w:noProof/>
              </w:rPr>
            </w:rPrChange>
          </w:rPr>
          <w:delText>Post Publication</w:delText>
        </w:r>
        <w:r w:rsidDel="002200D7">
          <w:rPr>
            <w:noProof/>
            <w:webHidden/>
          </w:rPr>
          <w:tab/>
          <w:delText>34</w:delText>
        </w:r>
      </w:del>
    </w:p>
    <w:p w14:paraId="53C023F4" w14:textId="77777777" w:rsidR="00FC3A48" w:rsidDel="002200D7" w:rsidRDefault="00FC3A48">
      <w:pPr>
        <w:pStyle w:val="TOC3"/>
        <w:tabs>
          <w:tab w:val="left" w:pos="1320"/>
          <w:tab w:val="right" w:leader="dot" w:pos="8630"/>
        </w:tabs>
        <w:rPr>
          <w:del w:id="477" w:author="Avin Mathew" w:date="2012-08-08T14:23:00Z"/>
          <w:rFonts w:asciiTheme="minorHAnsi" w:eastAsiaTheme="minorEastAsia" w:hAnsiTheme="minorHAnsi" w:cstheme="minorBidi"/>
          <w:noProof/>
          <w:szCs w:val="22"/>
          <w:lang w:val="en-AU" w:eastAsia="en-AU"/>
        </w:rPr>
      </w:pPr>
      <w:del w:id="478" w:author="Avin Mathew" w:date="2012-08-08T14:23:00Z">
        <w:r w:rsidRPr="002200D7" w:rsidDel="002200D7">
          <w:rPr>
            <w:noProof/>
            <w:rPrChange w:id="479" w:author="Avin Mathew" w:date="2012-08-08T14:23:00Z">
              <w:rPr>
                <w:rStyle w:val="Hyperlink"/>
                <w:noProof/>
              </w:rPr>
            </w:rPrChange>
          </w:rPr>
          <w:delText>5.4.3</w:delText>
        </w:r>
        <w:r w:rsidDel="002200D7">
          <w:rPr>
            <w:rFonts w:asciiTheme="minorHAnsi" w:eastAsiaTheme="minorEastAsia" w:hAnsiTheme="minorHAnsi" w:cstheme="minorBidi"/>
            <w:noProof/>
            <w:szCs w:val="22"/>
            <w:lang w:val="en-AU" w:eastAsia="en-AU"/>
          </w:rPr>
          <w:tab/>
        </w:r>
        <w:r w:rsidRPr="002200D7" w:rsidDel="002200D7">
          <w:rPr>
            <w:noProof/>
            <w:rPrChange w:id="480" w:author="Avin Mathew" w:date="2012-08-08T14:23:00Z">
              <w:rPr>
                <w:rStyle w:val="Hyperlink"/>
                <w:noProof/>
              </w:rPr>
            </w:rPrChange>
          </w:rPr>
          <w:delText>Expire Publication</w:delText>
        </w:r>
        <w:r w:rsidDel="002200D7">
          <w:rPr>
            <w:noProof/>
            <w:webHidden/>
          </w:rPr>
          <w:tab/>
          <w:delText>34</w:delText>
        </w:r>
      </w:del>
    </w:p>
    <w:p w14:paraId="0D302262" w14:textId="77777777" w:rsidR="00FC3A48" w:rsidDel="002200D7" w:rsidRDefault="00FC3A48">
      <w:pPr>
        <w:pStyle w:val="TOC3"/>
        <w:tabs>
          <w:tab w:val="left" w:pos="1320"/>
          <w:tab w:val="right" w:leader="dot" w:pos="8630"/>
        </w:tabs>
        <w:rPr>
          <w:del w:id="481" w:author="Avin Mathew" w:date="2012-08-08T14:23:00Z"/>
          <w:rFonts w:asciiTheme="minorHAnsi" w:eastAsiaTheme="minorEastAsia" w:hAnsiTheme="minorHAnsi" w:cstheme="minorBidi"/>
          <w:noProof/>
          <w:szCs w:val="22"/>
          <w:lang w:val="en-AU" w:eastAsia="en-AU"/>
        </w:rPr>
      </w:pPr>
      <w:del w:id="482" w:author="Avin Mathew" w:date="2012-08-08T14:23:00Z">
        <w:r w:rsidRPr="002200D7" w:rsidDel="002200D7">
          <w:rPr>
            <w:noProof/>
            <w:rPrChange w:id="483" w:author="Avin Mathew" w:date="2012-08-08T14:23:00Z">
              <w:rPr>
                <w:rStyle w:val="Hyperlink"/>
                <w:noProof/>
              </w:rPr>
            </w:rPrChange>
          </w:rPr>
          <w:delText>5.4.4</w:delText>
        </w:r>
        <w:r w:rsidDel="002200D7">
          <w:rPr>
            <w:rFonts w:asciiTheme="minorHAnsi" w:eastAsiaTheme="minorEastAsia" w:hAnsiTheme="minorHAnsi" w:cstheme="minorBidi"/>
            <w:noProof/>
            <w:szCs w:val="22"/>
            <w:lang w:val="en-AU" w:eastAsia="en-AU"/>
          </w:rPr>
          <w:tab/>
        </w:r>
        <w:r w:rsidRPr="002200D7" w:rsidDel="002200D7">
          <w:rPr>
            <w:noProof/>
            <w:rPrChange w:id="484" w:author="Avin Mathew" w:date="2012-08-08T14:23:00Z">
              <w:rPr>
                <w:rStyle w:val="Hyperlink"/>
                <w:noProof/>
              </w:rPr>
            </w:rPrChange>
          </w:rPr>
          <w:delText>Close Publication Session</w:delText>
        </w:r>
        <w:r w:rsidDel="002200D7">
          <w:rPr>
            <w:noProof/>
            <w:webHidden/>
          </w:rPr>
          <w:tab/>
          <w:delText>34</w:delText>
        </w:r>
      </w:del>
    </w:p>
    <w:p w14:paraId="0AA3BBCF" w14:textId="77777777" w:rsidR="00FC3A48" w:rsidDel="002200D7" w:rsidRDefault="00FC3A48">
      <w:pPr>
        <w:pStyle w:val="TOC2"/>
        <w:tabs>
          <w:tab w:val="left" w:pos="880"/>
          <w:tab w:val="right" w:leader="dot" w:pos="8630"/>
        </w:tabs>
        <w:rPr>
          <w:del w:id="485" w:author="Avin Mathew" w:date="2012-08-08T14:23:00Z"/>
          <w:rFonts w:asciiTheme="minorHAnsi" w:eastAsiaTheme="minorEastAsia" w:hAnsiTheme="minorHAnsi" w:cstheme="minorBidi"/>
          <w:noProof/>
          <w:szCs w:val="22"/>
          <w:lang w:val="en-AU" w:eastAsia="en-AU"/>
        </w:rPr>
      </w:pPr>
      <w:del w:id="486" w:author="Avin Mathew" w:date="2012-08-08T14:23:00Z">
        <w:r w:rsidRPr="002200D7" w:rsidDel="002200D7">
          <w:rPr>
            <w:noProof/>
            <w:rPrChange w:id="487" w:author="Avin Mathew" w:date="2012-08-08T14:23:00Z">
              <w:rPr>
                <w:rStyle w:val="Hyperlink"/>
                <w:noProof/>
              </w:rPr>
            </w:rPrChange>
          </w:rPr>
          <w:delText>5.5</w:delText>
        </w:r>
        <w:r w:rsidDel="002200D7">
          <w:rPr>
            <w:rFonts w:asciiTheme="minorHAnsi" w:eastAsiaTheme="minorEastAsia" w:hAnsiTheme="minorHAnsi" w:cstheme="minorBidi"/>
            <w:noProof/>
            <w:szCs w:val="22"/>
            <w:lang w:val="en-AU" w:eastAsia="en-AU"/>
          </w:rPr>
          <w:tab/>
        </w:r>
        <w:r w:rsidRPr="002200D7" w:rsidDel="002200D7">
          <w:rPr>
            <w:noProof/>
            <w:rPrChange w:id="488" w:author="Avin Mathew" w:date="2012-08-08T14:23:00Z">
              <w:rPr>
                <w:rStyle w:val="Hyperlink"/>
                <w:noProof/>
              </w:rPr>
            </w:rPrChange>
          </w:rPr>
          <w:delText>ISBM Consumer Publication Services</w:delText>
        </w:r>
        <w:r w:rsidDel="002200D7">
          <w:rPr>
            <w:noProof/>
            <w:webHidden/>
          </w:rPr>
          <w:tab/>
          <w:delText>35</w:delText>
        </w:r>
      </w:del>
    </w:p>
    <w:p w14:paraId="46689C23" w14:textId="77777777" w:rsidR="00FC3A48" w:rsidDel="002200D7" w:rsidRDefault="00FC3A48">
      <w:pPr>
        <w:pStyle w:val="TOC3"/>
        <w:tabs>
          <w:tab w:val="left" w:pos="1320"/>
          <w:tab w:val="right" w:leader="dot" w:pos="8630"/>
        </w:tabs>
        <w:rPr>
          <w:del w:id="489" w:author="Avin Mathew" w:date="2012-08-08T14:23:00Z"/>
          <w:rFonts w:asciiTheme="minorHAnsi" w:eastAsiaTheme="minorEastAsia" w:hAnsiTheme="minorHAnsi" w:cstheme="minorBidi"/>
          <w:noProof/>
          <w:szCs w:val="22"/>
          <w:lang w:val="en-AU" w:eastAsia="en-AU"/>
        </w:rPr>
      </w:pPr>
      <w:del w:id="490" w:author="Avin Mathew" w:date="2012-08-08T14:23:00Z">
        <w:r w:rsidRPr="002200D7" w:rsidDel="002200D7">
          <w:rPr>
            <w:noProof/>
            <w:rPrChange w:id="491" w:author="Avin Mathew" w:date="2012-08-08T14:23:00Z">
              <w:rPr>
                <w:rStyle w:val="Hyperlink"/>
                <w:noProof/>
              </w:rPr>
            </w:rPrChange>
          </w:rPr>
          <w:delText>5.5.1</w:delText>
        </w:r>
        <w:r w:rsidDel="002200D7">
          <w:rPr>
            <w:rFonts w:asciiTheme="minorHAnsi" w:eastAsiaTheme="minorEastAsia" w:hAnsiTheme="minorHAnsi" w:cstheme="minorBidi"/>
            <w:noProof/>
            <w:szCs w:val="22"/>
            <w:lang w:val="en-AU" w:eastAsia="en-AU"/>
          </w:rPr>
          <w:tab/>
        </w:r>
        <w:r w:rsidRPr="002200D7" w:rsidDel="002200D7">
          <w:rPr>
            <w:noProof/>
            <w:rPrChange w:id="492" w:author="Avin Mathew" w:date="2012-08-08T14:23:00Z">
              <w:rPr>
                <w:rStyle w:val="Hyperlink"/>
                <w:noProof/>
              </w:rPr>
            </w:rPrChange>
          </w:rPr>
          <w:delText>Open Subscription Session</w:delText>
        </w:r>
        <w:r w:rsidDel="002200D7">
          <w:rPr>
            <w:noProof/>
            <w:webHidden/>
          </w:rPr>
          <w:tab/>
          <w:delText>35</w:delText>
        </w:r>
      </w:del>
    </w:p>
    <w:p w14:paraId="363ABD70" w14:textId="77777777" w:rsidR="00FC3A48" w:rsidDel="002200D7" w:rsidRDefault="00FC3A48">
      <w:pPr>
        <w:pStyle w:val="TOC3"/>
        <w:tabs>
          <w:tab w:val="left" w:pos="1320"/>
          <w:tab w:val="right" w:leader="dot" w:pos="8630"/>
        </w:tabs>
        <w:rPr>
          <w:del w:id="493" w:author="Avin Mathew" w:date="2012-08-08T14:23:00Z"/>
          <w:rFonts w:asciiTheme="minorHAnsi" w:eastAsiaTheme="minorEastAsia" w:hAnsiTheme="minorHAnsi" w:cstheme="minorBidi"/>
          <w:noProof/>
          <w:szCs w:val="22"/>
          <w:lang w:val="en-AU" w:eastAsia="en-AU"/>
        </w:rPr>
      </w:pPr>
      <w:del w:id="494" w:author="Avin Mathew" w:date="2012-08-08T14:23:00Z">
        <w:r w:rsidRPr="002200D7" w:rsidDel="002200D7">
          <w:rPr>
            <w:noProof/>
            <w:rPrChange w:id="495" w:author="Avin Mathew" w:date="2012-08-08T14:23:00Z">
              <w:rPr>
                <w:rStyle w:val="Hyperlink"/>
                <w:noProof/>
              </w:rPr>
            </w:rPrChange>
          </w:rPr>
          <w:delText>5.5.2</w:delText>
        </w:r>
        <w:r w:rsidDel="002200D7">
          <w:rPr>
            <w:rFonts w:asciiTheme="minorHAnsi" w:eastAsiaTheme="minorEastAsia" w:hAnsiTheme="minorHAnsi" w:cstheme="minorBidi"/>
            <w:noProof/>
            <w:szCs w:val="22"/>
            <w:lang w:val="en-AU" w:eastAsia="en-AU"/>
          </w:rPr>
          <w:tab/>
        </w:r>
        <w:r w:rsidRPr="002200D7" w:rsidDel="002200D7">
          <w:rPr>
            <w:noProof/>
            <w:rPrChange w:id="496" w:author="Avin Mathew" w:date="2012-08-08T14:23:00Z">
              <w:rPr>
                <w:rStyle w:val="Hyperlink"/>
                <w:noProof/>
              </w:rPr>
            </w:rPrChange>
          </w:rPr>
          <w:delText>Read Publication</w:delText>
        </w:r>
        <w:r w:rsidDel="002200D7">
          <w:rPr>
            <w:noProof/>
            <w:webHidden/>
          </w:rPr>
          <w:tab/>
          <w:delText>35</w:delText>
        </w:r>
      </w:del>
    </w:p>
    <w:p w14:paraId="0682398C" w14:textId="77777777" w:rsidR="00FC3A48" w:rsidDel="002200D7" w:rsidRDefault="00FC3A48">
      <w:pPr>
        <w:pStyle w:val="TOC3"/>
        <w:tabs>
          <w:tab w:val="left" w:pos="1320"/>
          <w:tab w:val="right" w:leader="dot" w:pos="8630"/>
        </w:tabs>
        <w:rPr>
          <w:del w:id="497" w:author="Avin Mathew" w:date="2012-08-08T14:23:00Z"/>
          <w:rFonts w:asciiTheme="minorHAnsi" w:eastAsiaTheme="minorEastAsia" w:hAnsiTheme="minorHAnsi" w:cstheme="minorBidi"/>
          <w:noProof/>
          <w:szCs w:val="22"/>
          <w:lang w:val="en-AU" w:eastAsia="en-AU"/>
        </w:rPr>
      </w:pPr>
      <w:del w:id="498" w:author="Avin Mathew" w:date="2012-08-08T14:23:00Z">
        <w:r w:rsidRPr="002200D7" w:rsidDel="002200D7">
          <w:rPr>
            <w:noProof/>
            <w:rPrChange w:id="499" w:author="Avin Mathew" w:date="2012-08-08T14:23:00Z">
              <w:rPr>
                <w:rStyle w:val="Hyperlink"/>
                <w:noProof/>
              </w:rPr>
            </w:rPrChange>
          </w:rPr>
          <w:delText>5.5.3</w:delText>
        </w:r>
        <w:r w:rsidDel="002200D7">
          <w:rPr>
            <w:rFonts w:asciiTheme="minorHAnsi" w:eastAsiaTheme="minorEastAsia" w:hAnsiTheme="minorHAnsi" w:cstheme="minorBidi"/>
            <w:noProof/>
            <w:szCs w:val="22"/>
            <w:lang w:val="en-AU" w:eastAsia="en-AU"/>
          </w:rPr>
          <w:tab/>
        </w:r>
        <w:r w:rsidRPr="002200D7" w:rsidDel="002200D7">
          <w:rPr>
            <w:noProof/>
            <w:rPrChange w:id="500" w:author="Avin Mathew" w:date="2012-08-08T14:23:00Z">
              <w:rPr>
                <w:rStyle w:val="Hyperlink"/>
                <w:noProof/>
              </w:rPr>
            </w:rPrChange>
          </w:rPr>
          <w:delText>Close Subscription Session</w:delText>
        </w:r>
        <w:r w:rsidDel="002200D7">
          <w:rPr>
            <w:noProof/>
            <w:webHidden/>
          </w:rPr>
          <w:tab/>
          <w:delText>36</w:delText>
        </w:r>
      </w:del>
    </w:p>
    <w:p w14:paraId="4CE66AC1" w14:textId="77777777" w:rsidR="00FC3A48" w:rsidDel="002200D7" w:rsidRDefault="00FC3A48">
      <w:pPr>
        <w:pStyle w:val="TOC2"/>
        <w:tabs>
          <w:tab w:val="left" w:pos="880"/>
          <w:tab w:val="right" w:leader="dot" w:pos="8630"/>
        </w:tabs>
        <w:rPr>
          <w:del w:id="501" w:author="Avin Mathew" w:date="2012-08-08T14:23:00Z"/>
          <w:rFonts w:asciiTheme="minorHAnsi" w:eastAsiaTheme="minorEastAsia" w:hAnsiTheme="minorHAnsi" w:cstheme="minorBidi"/>
          <w:noProof/>
          <w:szCs w:val="22"/>
          <w:lang w:val="en-AU" w:eastAsia="en-AU"/>
        </w:rPr>
      </w:pPr>
      <w:del w:id="502" w:author="Avin Mathew" w:date="2012-08-08T14:23:00Z">
        <w:r w:rsidRPr="002200D7" w:rsidDel="002200D7">
          <w:rPr>
            <w:noProof/>
            <w:rPrChange w:id="503" w:author="Avin Mathew" w:date="2012-08-08T14:23:00Z">
              <w:rPr>
                <w:rStyle w:val="Hyperlink"/>
                <w:noProof/>
              </w:rPr>
            </w:rPrChange>
          </w:rPr>
          <w:delText>5.6</w:delText>
        </w:r>
        <w:r w:rsidDel="002200D7">
          <w:rPr>
            <w:rFonts w:asciiTheme="minorHAnsi" w:eastAsiaTheme="minorEastAsia" w:hAnsiTheme="minorHAnsi" w:cstheme="minorBidi"/>
            <w:noProof/>
            <w:szCs w:val="22"/>
            <w:lang w:val="en-AU" w:eastAsia="en-AU"/>
          </w:rPr>
          <w:tab/>
        </w:r>
        <w:r w:rsidRPr="002200D7" w:rsidDel="002200D7">
          <w:rPr>
            <w:noProof/>
            <w:rPrChange w:id="504" w:author="Avin Mathew" w:date="2012-08-08T14:23:00Z">
              <w:rPr>
                <w:rStyle w:val="Hyperlink"/>
                <w:noProof/>
              </w:rPr>
            </w:rPrChange>
          </w:rPr>
          <w:delText>ISBM Provider Request Services</w:delText>
        </w:r>
        <w:r w:rsidDel="002200D7">
          <w:rPr>
            <w:noProof/>
            <w:webHidden/>
          </w:rPr>
          <w:tab/>
          <w:delText>36</w:delText>
        </w:r>
      </w:del>
    </w:p>
    <w:p w14:paraId="3E9A3F1C" w14:textId="77777777" w:rsidR="00FC3A48" w:rsidDel="002200D7" w:rsidRDefault="00FC3A48">
      <w:pPr>
        <w:pStyle w:val="TOC3"/>
        <w:tabs>
          <w:tab w:val="left" w:pos="1320"/>
          <w:tab w:val="right" w:leader="dot" w:pos="8630"/>
        </w:tabs>
        <w:rPr>
          <w:del w:id="505" w:author="Avin Mathew" w:date="2012-08-08T14:23:00Z"/>
          <w:rFonts w:asciiTheme="minorHAnsi" w:eastAsiaTheme="minorEastAsia" w:hAnsiTheme="minorHAnsi" w:cstheme="minorBidi"/>
          <w:noProof/>
          <w:szCs w:val="22"/>
          <w:lang w:val="en-AU" w:eastAsia="en-AU"/>
        </w:rPr>
      </w:pPr>
      <w:del w:id="506" w:author="Avin Mathew" w:date="2012-08-08T14:23:00Z">
        <w:r w:rsidRPr="002200D7" w:rsidDel="002200D7">
          <w:rPr>
            <w:noProof/>
            <w:rPrChange w:id="507" w:author="Avin Mathew" w:date="2012-08-08T14:23:00Z">
              <w:rPr>
                <w:rStyle w:val="Hyperlink"/>
                <w:noProof/>
              </w:rPr>
            </w:rPrChange>
          </w:rPr>
          <w:delText>5.6.1</w:delText>
        </w:r>
        <w:r w:rsidDel="002200D7">
          <w:rPr>
            <w:rFonts w:asciiTheme="minorHAnsi" w:eastAsiaTheme="minorEastAsia" w:hAnsiTheme="minorHAnsi" w:cstheme="minorBidi"/>
            <w:noProof/>
            <w:szCs w:val="22"/>
            <w:lang w:val="en-AU" w:eastAsia="en-AU"/>
          </w:rPr>
          <w:tab/>
        </w:r>
        <w:r w:rsidRPr="002200D7" w:rsidDel="002200D7">
          <w:rPr>
            <w:noProof/>
            <w:rPrChange w:id="508" w:author="Avin Mathew" w:date="2012-08-08T14:23:00Z">
              <w:rPr>
                <w:rStyle w:val="Hyperlink"/>
                <w:noProof/>
              </w:rPr>
            </w:rPrChange>
          </w:rPr>
          <w:delText>Open Read Request Session</w:delText>
        </w:r>
        <w:r w:rsidDel="002200D7">
          <w:rPr>
            <w:noProof/>
            <w:webHidden/>
          </w:rPr>
          <w:tab/>
          <w:delText>36</w:delText>
        </w:r>
      </w:del>
    </w:p>
    <w:p w14:paraId="3E73FC93" w14:textId="77777777" w:rsidR="00FC3A48" w:rsidDel="002200D7" w:rsidRDefault="00FC3A48">
      <w:pPr>
        <w:pStyle w:val="TOC3"/>
        <w:tabs>
          <w:tab w:val="left" w:pos="1320"/>
          <w:tab w:val="right" w:leader="dot" w:pos="8630"/>
        </w:tabs>
        <w:rPr>
          <w:del w:id="509" w:author="Avin Mathew" w:date="2012-08-08T14:23:00Z"/>
          <w:rFonts w:asciiTheme="minorHAnsi" w:eastAsiaTheme="minorEastAsia" w:hAnsiTheme="minorHAnsi" w:cstheme="minorBidi"/>
          <w:noProof/>
          <w:szCs w:val="22"/>
          <w:lang w:val="en-AU" w:eastAsia="en-AU"/>
        </w:rPr>
      </w:pPr>
      <w:del w:id="510" w:author="Avin Mathew" w:date="2012-08-08T14:23:00Z">
        <w:r w:rsidRPr="002200D7" w:rsidDel="002200D7">
          <w:rPr>
            <w:noProof/>
            <w:rPrChange w:id="511" w:author="Avin Mathew" w:date="2012-08-08T14:23:00Z">
              <w:rPr>
                <w:rStyle w:val="Hyperlink"/>
                <w:noProof/>
              </w:rPr>
            </w:rPrChange>
          </w:rPr>
          <w:delText>5.6.2</w:delText>
        </w:r>
        <w:r w:rsidDel="002200D7">
          <w:rPr>
            <w:rFonts w:asciiTheme="minorHAnsi" w:eastAsiaTheme="minorEastAsia" w:hAnsiTheme="minorHAnsi" w:cstheme="minorBidi"/>
            <w:noProof/>
            <w:szCs w:val="22"/>
            <w:lang w:val="en-AU" w:eastAsia="en-AU"/>
          </w:rPr>
          <w:tab/>
        </w:r>
        <w:r w:rsidRPr="002200D7" w:rsidDel="002200D7">
          <w:rPr>
            <w:noProof/>
            <w:rPrChange w:id="512" w:author="Avin Mathew" w:date="2012-08-08T14:23:00Z">
              <w:rPr>
                <w:rStyle w:val="Hyperlink"/>
                <w:noProof/>
              </w:rPr>
            </w:rPrChange>
          </w:rPr>
          <w:delText>Read Request</w:delText>
        </w:r>
        <w:r w:rsidDel="002200D7">
          <w:rPr>
            <w:noProof/>
            <w:webHidden/>
          </w:rPr>
          <w:tab/>
          <w:delText>37</w:delText>
        </w:r>
      </w:del>
    </w:p>
    <w:p w14:paraId="02AD605C" w14:textId="77777777" w:rsidR="00FC3A48" w:rsidDel="002200D7" w:rsidRDefault="00FC3A48">
      <w:pPr>
        <w:pStyle w:val="TOC3"/>
        <w:tabs>
          <w:tab w:val="left" w:pos="1320"/>
          <w:tab w:val="right" w:leader="dot" w:pos="8630"/>
        </w:tabs>
        <w:rPr>
          <w:del w:id="513" w:author="Avin Mathew" w:date="2012-08-08T14:23:00Z"/>
          <w:rFonts w:asciiTheme="minorHAnsi" w:eastAsiaTheme="minorEastAsia" w:hAnsiTheme="minorHAnsi" w:cstheme="minorBidi"/>
          <w:noProof/>
          <w:szCs w:val="22"/>
          <w:lang w:val="en-AU" w:eastAsia="en-AU"/>
        </w:rPr>
      </w:pPr>
      <w:del w:id="514" w:author="Avin Mathew" w:date="2012-08-08T14:23:00Z">
        <w:r w:rsidRPr="002200D7" w:rsidDel="002200D7">
          <w:rPr>
            <w:noProof/>
            <w:rPrChange w:id="515" w:author="Avin Mathew" w:date="2012-08-08T14:23:00Z">
              <w:rPr>
                <w:rStyle w:val="Hyperlink"/>
                <w:noProof/>
              </w:rPr>
            </w:rPrChange>
          </w:rPr>
          <w:delText>5.6.3</w:delText>
        </w:r>
        <w:r w:rsidDel="002200D7">
          <w:rPr>
            <w:rFonts w:asciiTheme="minorHAnsi" w:eastAsiaTheme="minorEastAsia" w:hAnsiTheme="minorHAnsi" w:cstheme="minorBidi"/>
            <w:noProof/>
            <w:szCs w:val="22"/>
            <w:lang w:val="en-AU" w:eastAsia="en-AU"/>
          </w:rPr>
          <w:tab/>
        </w:r>
        <w:r w:rsidRPr="002200D7" w:rsidDel="002200D7">
          <w:rPr>
            <w:noProof/>
            <w:rPrChange w:id="516" w:author="Avin Mathew" w:date="2012-08-08T14:23:00Z">
              <w:rPr>
                <w:rStyle w:val="Hyperlink"/>
                <w:noProof/>
              </w:rPr>
            </w:rPrChange>
          </w:rPr>
          <w:delText>Remove Request</w:delText>
        </w:r>
        <w:r w:rsidDel="002200D7">
          <w:rPr>
            <w:noProof/>
            <w:webHidden/>
          </w:rPr>
          <w:tab/>
          <w:delText>37</w:delText>
        </w:r>
      </w:del>
    </w:p>
    <w:p w14:paraId="50564B70" w14:textId="77777777" w:rsidR="00FC3A48" w:rsidDel="002200D7" w:rsidRDefault="00FC3A48">
      <w:pPr>
        <w:pStyle w:val="TOC3"/>
        <w:tabs>
          <w:tab w:val="left" w:pos="1320"/>
          <w:tab w:val="right" w:leader="dot" w:pos="8630"/>
        </w:tabs>
        <w:rPr>
          <w:del w:id="517" w:author="Avin Mathew" w:date="2012-08-08T14:23:00Z"/>
          <w:rFonts w:asciiTheme="minorHAnsi" w:eastAsiaTheme="minorEastAsia" w:hAnsiTheme="minorHAnsi" w:cstheme="minorBidi"/>
          <w:noProof/>
          <w:szCs w:val="22"/>
          <w:lang w:val="en-AU" w:eastAsia="en-AU"/>
        </w:rPr>
      </w:pPr>
      <w:del w:id="518" w:author="Avin Mathew" w:date="2012-08-08T14:23:00Z">
        <w:r w:rsidRPr="002200D7" w:rsidDel="002200D7">
          <w:rPr>
            <w:noProof/>
            <w:rPrChange w:id="519" w:author="Avin Mathew" w:date="2012-08-08T14:23:00Z">
              <w:rPr>
                <w:rStyle w:val="Hyperlink"/>
                <w:noProof/>
              </w:rPr>
            </w:rPrChange>
          </w:rPr>
          <w:delText>5.6.4</w:delText>
        </w:r>
        <w:r w:rsidDel="002200D7">
          <w:rPr>
            <w:rFonts w:asciiTheme="minorHAnsi" w:eastAsiaTheme="minorEastAsia" w:hAnsiTheme="minorHAnsi" w:cstheme="minorBidi"/>
            <w:noProof/>
            <w:szCs w:val="22"/>
            <w:lang w:val="en-AU" w:eastAsia="en-AU"/>
          </w:rPr>
          <w:tab/>
        </w:r>
        <w:r w:rsidRPr="002200D7" w:rsidDel="002200D7">
          <w:rPr>
            <w:noProof/>
            <w:rPrChange w:id="520" w:author="Avin Mathew" w:date="2012-08-08T14:23:00Z">
              <w:rPr>
                <w:rStyle w:val="Hyperlink"/>
                <w:noProof/>
              </w:rPr>
            </w:rPrChange>
          </w:rPr>
          <w:delText>Close Read Request Session</w:delText>
        </w:r>
        <w:r w:rsidDel="002200D7">
          <w:rPr>
            <w:noProof/>
            <w:webHidden/>
          </w:rPr>
          <w:tab/>
          <w:delText>37</w:delText>
        </w:r>
      </w:del>
    </w:p>
    <w:p w14:paraId="1998F35D" w14:textId="77777777" w:rsidR="00FC3A48" w:rsidDel="002200D7" w:rsidRDefault="00FC3A48">
      <w:pPr>
        <w:pStyle w:val="TOC3"/>
        <w:tabs>
          <w:tab w:val="left" w:pos="1320"/>
          <w:tab w:val="right" w:leader="dot" w:pos="8630"/>
        </w:tabs>
        <w:rPr>
          <w:del w:id="521" w:author="Avin Mathew" w:date="2012-08-08T14:23:00Z"/>
          <w:rFonts w:asciiTheme="minorHAnsi" w:eastAsiaTheme="minorEastAsia" w:hAnsiTheme="minorHAnsi" w:cstheme="minorBidi"/>
          <w:noProof/>
          <w:szCs w:val="22"/>
          <w:lang w:val="en-AU" w:eastAsia="en-AU"/>
        </w:rPr>
      </w:pPr>
      <w:del w:id="522" w:author="Avin Mathew" w:date="2012-08-08T14:23:00Z">
        <w:r w:rsidRPr="002200D7" w:rsidDel="002200D7">
          <w:rPr>
            <w:noProof/>
            <w:rPrChange w:id="523" w:author="Avin Mathew" w:date="2012-08-08T14:23:00Z">
              <w:rPr>
                <w:rStyle w:val="Hyperlink"/>
                <w:noProof/>
              </w:rPr>
            </w:rPrChange>
          </w:rPr>
          <w:delText>5.6.5</w:delText>
        </w:r>
        <w:r w:rsidDel="002200D7">
          <w:rPr>
            <w:rFonts w:asciiTheme="minorHAnsi" w:eastAsiaTheme="minorEastAsia" w:hAnsiTheme="minorHAnsi" w:cstheme="minorBidi"/>
            <w:noProof/>
            <w:szCs w:val="22"/>
            <w:lang w:val="en-AU" w:eastAsia="en-AU"/>
          </w:rPr>
          <w:tab/>
        </w:r>
        <w:r w:rsidRPr="002200D7" w:rsidDel="002200D7">
          <w:rPr>
            <w:noProof/>
            <w:rPrChange w:id="524" w:author="Avin Mathew" w:date="2012-08-08T14:23:00Z">
              <w:rPr>
                <w:rStyle w:val="Hyperlink"/>
                <w:noProof/>
              </w:rPr>
            </w:rPrChange>
          </w:rPr>
          <w:delText>Open Post Response Session</w:delText>
        </w:r>
        <w:r w:rsidDel="002200D7">
          <w:rPr>
            <w:noProof/>
            <w:webHidden/>
          </w:rPr>
          <w:tab/>
          <w:delText>38</w:delText>
        </w:r>
      </w:del>
    </w:p>
    <w:p w14:paraId="1BBD01F1" w14:textId="77777777" w:rsidR="00FC3A48" w:rsidDel="002200D7" w:rsidRDefault="00FC3A48">
      <w:pPr>
        <w:pStyle w:val="TOC3"/>
        <w:tabs>
          <w:tab w:val="left" w:pos="1320"/>
          <w:tab w:val="right" w:leader="dot" w:pos="8630"/>
        </w:tabs>
        <w:rPr>
          <w:del w:id="525" w:author="Avin Mathew" w:date="2012-08-08T14:23:00Z"/>
          <w:rFonts w:asciiTheme="minorHAnsi" w:eastAsiaTheme="minorEastAsia" w:hAnsiTheme="minorHAnsi" w:cstheme="minorBidi"/>
          <w:noProof/>
          <w:szCs w:val="22"/>
          <w:lang w:val="en-AU" w:eastAsia="en-AU"/>
        </w:rPr>
      </w:pPr>
      <w:del w:id="526" w:author="Avin Mathew" w:date="2012-08-08T14:23:00Z">
        <w:r w:rsidRPr="002200D7" w:rsidDel="002200D7">
          <w:rPr>
            <w:noProof/>
            <w:rPrChange w:id="527" w:author="Avin Mathew" w:date="2012-08-08T14:23:00Z">
              <w:rPr>
                <w:rStyle w:val="Hyperlink"/>
                <w:noProof/>
              </w:rPr>
            </w:rPrChange>
          </w:rPr>
          <w:delText>5.6.6</w:delText>
        </w:r>
        <w:r w:rsidDel="002200D7">
          <w:rPr>
            <w:rFonts w:asciiTheme="minorHAnsi" w:eastAsiaTheme="minorEastAsia" w:hAnsiTheme="minorHAnsi" w:cstheme="minorBidi"/>
            <w:noProof/>
            <w:szCs w:val="22"/>
            <w:lang w:val="en-AU" w:eastAsia="en-AU"/>
          </w:rPr>
          <w:tab/>
        </w:r>
        <w:r w:rsidRPr="002200D7" w:rsidDel="002200D7">
          <w:rPr>
            <w:noProof/>
            <w:rPrChange w:id="528" w:author="Avin Mathew" w:date="2012-08-08T14:23:00Z">
              <w:rPr>
                <w:rStyle w:val="Hyperlink"/>
                <w:noProof/>
              </w:rPr>
            </w:rPrChange>
          </w:rPr>
          <w:delText>Post Response</w:delText>
        </w:r>
        <w:r w:rsidDel="002200D7">
          <w:rPr>
            <w:noProof/>
            <w:webHidden/>
          </w:rPr>
          <w:tab/>
          <w:delText>38</w:delText>
        </w:r>
      </w:del>
    </w:p>
    <w:p w14:paraId="3D003525" w14:textId="77777777" w:rsidR="00FC3A48" w:rsidDel="002200D7" w:rsidRDefault="00FC3A48">
      <w:pPr>
        <w:pStyle w:val="TOC3"/>
        <w:tabs>
          <w:tab w:val="left" w:pos="1320"/>
          <w:tab w:val="right" w:leader="dot" w:pos="8630"/>
        </w:tabs>
        <w:rPr>
          <w:del w:id="529" w:author="Avin Mathew" w:date="2012-08-08T14:23:00Z"/>
          <w:rFonts w:asciiTheme="minorHAnsi" w:eastAsiaTheme="minorEastAsia" w:hAnsiTheme="minorHAnsi" w:cstheme="minorBidi"/>
          <w:noProof/>
          <w:szCs w:val="22"/>
          <w:lang w:val="en-AU" w:eastAsia="en-AU"/>
        </w:rPr>
      </w:pPr>
      <w:del w:id="530" w:author="Avin Mathew" w:date="2012-08-08T14:23:00Z">
        <w:r w:rsidRPr="002200D7" w:rsidDel="002200D7">
          <w:rPr>
            <w:noProof/>
            <w:rPrChange w:id="531" w:author="Avin Mathew" w:date="2012-08-08T14:23:00Z">
              <w:rPr>
                <w:rStyle w:val="Hyperlink"/>
                <w:noProof/>
              </w:rPr>
            </w:rPrChange>
          </w:rPr>
          <w:delText>5.6.7</w:delText>
        </w:r>
        <w:r w:rsidDel="002200D7">
          <w:rPr>
            <w:rFonts w:asciiTheme="minorHAnsi" w:eastAsiaTheme="minorEastAsia" w:hAnsiTheme="minorHAnsi" w:cstheme="minorBidi"/>
            <w:noProof/>
            <w:szCs w:val="22"/>
            <w:lang w:val="en-AU" w:eastAsia="en-AU"/>
          </w:rPr>
          <w:tab/>
        </w:r>
        <w:r w:rsidRPr="002200D7" w:rsidDel="002200D7">
          <w:rPr>
            <w:noProof/>
            <w:rPrChange w:id="532" w:author="Avin Mathew" w:date="2012-08-08T14:23:00Z">
              <w:rPr>
                <w:rStyle w:val="Hyperlink"/>
                <w:noProof/>
              </w:rPr>
            </w:rPrChange>
          </w:rPr>
          <w:delText>Close Post Response Session</w:delText>
        </w:r>
        <w:r w:rsidDel="002200D7">
          <w:rPr>
            <w:noProof/>
            <w:webHidden/>
          </w:rPr>
          <w:tab/>
          <w:delText>39</w:delText>
        </w:r>
      </w:del>
    </w:p>
    <w:p w14:paraId="4C03A7EE" w14:textId="77777777" w:rsidR="00FC3A48" w:rsidDel="002200D7" w:rsidRDefault="00FC3A48">
      <w:pPr>
        <w:pStyle w:val="TOC2"/>
        <w:tabs>
          <w:tab w:val="left" w:pos="880"/>
          <w:tab w:val="right" w:leader="dot" w:pos="8630"/>
        </w:tabs>
        <w:rPr>
          <w:del w:id="533" w:author="Avin Mathew" w:date="2012-08-08T14:23:00Z"/>
          <w:rFonts w:asciiTheme="minorHAnsi" w:eastAsiaTheme="minorEastAsia" w:hAnsiTheme="minorHAnsi" w:cstheme="minorBidi"/>
          <w:noProof/>
          <w:szCs w:val="22"/>
          <w:lang w:val="en-AU" w:eastAsia="en-AU"/>
        </w:rPr>
      </w:pPr>
      <w:del w:id="534" w:author="Avin Mathew" w:date="2012-08-08T14:23:00Z">
        <w:r w:rsidRPr="002200D7" w:rsidDel="002200D7">
          <w:rPr>
            <w:noProof/>
            <w:rPrChange w:id="535" w:author="Avin Mathew" w:date="2012-08-08T14:23:00Z">
              <w:rPr>
                <w:rStyle w:val="Hyperlink"/>
                <w:noProof/>
              </w:rPr>
            </w:rPrChange>
          </w:rPr>
          <w:delText>5.7</w:delText>
        </w:r>
        <w:r w:rsidDel="002200D7">
          <w:rPr>
            <w:rFonts w:asciiTheme="minorHAnsi" w:eastAsiaTheme="minorEastAsia" w:hAnsiTheme="minorHAnsi" w:cstheme="minorBidi"/>
            <w:noProof/>
            <w:szCs w:val="22"/>
            <w:lang w:val="en-AU" w:eastAsia="en-AU"/>
          </w:rPr>
          <w:tab/>
        </w:r>
        <w:r w:rsidRPr="002200D7" w:rsidDel="002200D7">
          <w:rPr>
            <w:noProof/>
            <w:rPrChange w:id="536" w:author="Avin Mathew" w:date="2012-08-08T14:23:00Z">
              <w:rPr>
                <w:rStyle w:val="Hyperlink"/>
                <w:noProof/>
              </w:rPr>
            </w:rPrChange>
          </w:rPr>
          <w:delText>ISBM Consumer Request Services</w:delText>
        </w:r>
        <w:r w:rsidDel="002200D7">
          <w:rPr>
            <w:noProof/>
            <w:webHidden/>
          </w:rPr>
          <w:tab/>
          <w:delText>39</w:delText>
        </w:r>
      </w:del>
    </w:p>
    <w:p w14:paraId="434E26FC" w14:textId="77777777" w:rsidR="00FC3A48" w:rsidDel="002200D7" w:rsidRDefault="00FC3A48">
      <w:pPr>
        <w:pStyle w:val="TOC3"/>
        <w:tabs>
          <w:tab w:val="left" w:pos="1320"/>
          <w:tab w:val="right" w:leader="dot" w:pos="8630"/>
        </w:tabs>
        <w:rPr>
          <w:del w:id="537" w:author="Avin Mathew" w:date="2012-08-08T14:23:00Z"/>
          <w:rFonts w:asciiTheme="minorHAnsi" w:eastAsiaTheme="minorEastAsia" w:hAnsiTheme="minorHAnsi" w:cstheme="minorBidi"/>
          <w:noProof/>
          <w:szCs w:val="22"/>
          <w:lang w:val="en-AU" w:eastAsia="en-AU"/>
        </w:rPr>
      </w:pPr>
      <w:del w:id="538" w:author="Avin Mathew" w:date="2012-08-08T14:23:00Z">
        <w:r w:rsidRPr="002200D7" w:rsidDel="002200D7">
          <w:rPr>
            <w:noProof/>
            <w:rPrChange w:id="539" w:author="Avin Mathew" w:date="2012-08-08T14:23:00Z">
              <w:rPr>
                <w:rStyle w:val="Hyperlink"/>
                <w:noProof/>
              </w:rPr>
            </w:rPrChange>
          </w:rPr>
          <w:delText>5.7.1</w:delText>
        </w:r>
        <w:r w:rsidDel="002200D7">
          <w:rPr>
            <w:rFonts w:asciiTheme="minorHAnsi" w:eastAsiaTheme="minorEastAsia" w:hAnsiTheme="minorHAnsi" w:cstheme="minorBidi"/>
            <w:noProof/>
            <w:szCs w:val="22"/>
            <w:lang w:val="en-AU" w:eastAsia="en-AU"/>
          </w:rPr>
          <w:tab/>
        </w:r>
        <w:r w:rsidRPr="002200D7" w:rsidDel="002200D7">
          <w:rPr>
            <w:noProof/>
            <w:rPrChange w:id="540" w:author="Avin Mathew" w:date="2012-08-08T14:23:00Z">
              <w:rPr>
                <w:rStyle w:val="Hyperlink"/>
                <w:noProof/>
              </w:rPr>
            </w:rPrChange>
          </w:rPr>
          <w:delText>Open Post Request Session</w:delText>
        </w:r>
        <w:r w:rsidDel="002200D7">
          <w:rPr>
            <w:noProof/>
            <w:webHidden/>
          </w:rPr>
          <w:tab/>
          <w:delText>39</w:delText>
        </w:r>
      </w:del>
    </w:p>
    <w:p w14:paraId="283A5D00" w14:textId="77777777" w:rsidR="00FC3A48" w:rsidDel="002200D7" w:rsidRDefault="00FC3A48">
      <w:pPr>
        <w:pStyle w:val="TOC3"/>
        <w:tabs>
          <w:tab w:val="left" w:pos="1320"/>
          <w:tab w:val="right" w:leader="dot" w:pos="8630"/>
        </w:tabs>
        <w:rPr>
          <w:del w:id="541" w:author="Avin Mathew" w:date="2012-08-08T14:23:00Z"/>
          <w:rFonts w:asciiTheme="minorHAnsi" w:eastAsiaTheme="minorEastAsia" w:hAnsiTheme="minorHAnsi" w:cstheme="minorBidi"/>
          <w:noProof/>
          <w:szCs w:val="22"/>
          <w:lang w:val="en-AU" w:eastAsia="en-AU"/>
        </w:rPr>
      </w:pPr>
      <w:del w:id="542" w:author="Avin Mathew" w:date="2012-08-08T14:23:00Z">
        <w:r w:rsidRPr="002200D7" w:rsidDel="002200D7">
          <w:rPr>
            <w:noProof/>
            <w:rPrChange w:id="543" w:author="Avin Mathew" w:date="2012-08-08T14:23:00Z">
              <w:rPr>
                <w:rStyle w:val="Hyperlink"/>
                <w:noProof/>
              </w:rPr>
            </w:rPrChange>
          </w:rPr>
          <w:delText>5.7.2</w:delText>
        </w:r>
        <w:r w:rsidDel="002200D7">
          <w:rPr>
            <w:rFonts w:asciiTheme="minorHAnsi" w:eastAsiaTheme="minorEastAsia" w:hAnsiTheme="minorHAnsi" w:cstheme="minorBidi"/>
            <w:noProof/>
            <w:szCs w:val="22"/>
            <w:lang w:val="en-AU" w:eastAsia="en-AU"/>
          </w:rPr>
          <w:tab/>
        </w:r>
        <w:r w:rsidRPr="002200D7" w:rsidDel="002200D7">
          <w:rPr>
            <w:noProof/>
            <w:rPrChange w:id="544" w:author="Avin Mathew" w:date="2012-08-08T14:23:00Z">
              <w:rPr>
                <w:rStyle w:val="Hyperlink"/>
                <w:noProof/>
              </w:rPr>
            </w:rPrChange>
          </w:rPr>
          <w:delText>Post Request</w:delText>
        </w:r>
        <w:r w:rsidDel="002200D7">
          <w:rPr>
            <w:noProof/>
            <w:webHidden/>
          </w:rPr>
          <w:tab/>
          <w:delText>39</w:delText>
        </w:r>
      </w:del>
    </w:p>
    <w:p w14:paraId="620E9F77" w14:textId="77777777" w:rsidR="00FC3A48" w:rsidDel="002200D7" w:rsidRDefault="00FC3A48">
      <w:pPr>
        <w:pStyle w:val="TOC3"/>
        <w:tabs>
          <w:tab w:val="left" w:pos="1320"/>
          <w:tab w:val="right" w:leader="dot" w:pos="8630"/>
        </w:tabs>
        <w:rPr>
          <w:del w:id="545" w:author="Avin Mathew" w:date="2012-08-08T14:23:00Z"/>
          <w:rFonts w:asciiTheme="minorHAnsi" w:eastAsiaTheme="minorEastAsia" w:hAnsiTheme="minorHAnsi" w:cstheme="minorBidi"/>
          <w:noProof/>
          <w:szCs w:val="22"/>
          <w:lang w:val="en-AU" w:eastAsia="en-AU"/>
        </w:rPr>
      </w:pPr>
      <w:del w:id="546" w:author="Avin Mathew" w:date="2012-08-08T14:23:00Z">
        <w:r w:rsidRPr="002200D7" w:rsidDel="002200D7">
          <w:rPr>
            <w:noProof/>
            <w:rPrChange w:id="547" w:author="Avin Mathew" w:date="2012-08-08T14:23:00Z">
              <w:rPr>
                <w:rStyle w:val="Hyperlink"/>
                <w:noProof/>
              </w:rPr>
            </w:rPrChange>
          </w:rPr>
          <w:delText>5.7.3</w:delText>
        </w:r>
        <w:r w:rsidDel="002200D7">
          <w:rPr>
            <w:rFonts w:asciiTheme="minorHAnsi" w:eastAsiaTheme="minorEastAsia" w:hAnsiTheme="minorHAnsi" w:cstheme="minorBidi"/>
            <w:noProof/>
            <w:szCs w:val="22"/>
            <w:lang w:val="en-AU" w:eastAsia="en-AU"/>
          </w:rPr>
          <w:tab/>
        </w:r>
        <w:r w:rsidRPr="002200D7" w:rsidDel="002200D7">
          <w:rPr>
            <w:noProof/>
            <w:rPrChange w:id="548" w:author="Avin Mathew" w:date="2012-08-08T14:23:00Z">
              <w:rPr>
                <w:rStyle w:val="Hyperlink"/>
                <w:noProof/>
              </w:rPr>
            </w:rPrChange>
          </w:rPr>
          <w:delText>Close Post Request Session</w:delText>
        </w:r>
        <w:r w:rsidDel="002200D7">
          <w:rPr>
            <w:noProof/>
            <w:webHidden/>
          </w:rPr>
          <w:tab/>
          <w:delText>40</w:delText>
        </w:r>
      </w:del>
    </w:p>
    <w:p w14:paraId="66088998" w14:textId="77777777" w:rsidR="00FC3A48" w:rsidDel="002200D7" w:rsidRDefault="00FC3A48">
      <w:pPr>
        <w:pStyle w:val="TOC3"/>
        <w:tabs>
          <w:tab w:val="left" w:pos="1320"/>
          <w:tab w:val="right" w:leader="dot" w:pos="8630"/>
        </w:tabs>
        <w:rPr>
          <w:del w:id="549" w:author="Avin Mathew" w:date="2012-08-08T14:23:00Z"/>
          <w:rFonts w:asciiTheme="minorHAnsi" w:eastAsiaTheme="minorEastAsia" w:hAnsiTheme="minorHAnsi" w:cstheme="minorBidi"/>
          <w:noProof/>
          <w:szCs w:val="22"/>
          <w:lang w:val="en-AU" w:eastAsia="en-AU"/>
        </w:rPr>
      </w:pPr>
      <w:del w:id="550" w:author="Avin Mathew" w:date="2012-08-08T14:23:00Z">
        <w:r w:rsidRPr="002200D7" w:rsidDel="002200D7">
          <w:rPr>
            <w:noProof/>
            <w:rPrChange w:id="551" w:author="Avin Mathew" w:date="2012-08-08T14:23:00Z">
              <w:rPr>
                <w:rStyle w:val="Hyperlink"/>
                <w:noProof/>
              </w:rPr>
            </w:rPrChange>
          </w:rPr>
          <w:delText>5.7.4</w:delText>
        </w:r>
        <w:r w:rsidDel="002200D7">
          <w:rPr>
            <w:rFonts w:asciiTheme="minorHAnsi" w:eastAsiaTheme="minorEastAsia" w:hAnsiTheme="minorHAnsi" w:cstheme="minorBidi"/>
            <w:noProof/>
            <w:szCs w:val="22"/>
            <w:lang w:val="en-AU" w:eastAsia="en-AU"/>
          </w:rPr>
          <w:tab/>
        </w:r>
        <w:r w:rsidRPr="002200D7" w:rsidDel="002200D7">
          <w:rPr>
            <w:noProof/>
            <w:rPrChange w:id="552" w:author="Avin Mathew" w:date="2012-08-08T14:23:00Z">
              <w:rPr>
                <w:rStyle w:val="Hyperlink"/>
                <w:noProof/>
              </w:rPr>
            </w:rPrChange>
          </w:rPr>
          <w:delText>Open Read Response Session</w:delText>
        </w:r>
        <w:r w:rsidDel="002200D7">
          <w:rPr>
            <w:noProof/>
            <w:webHidden/>
          </w:rPr>
          <w:tab/>
          <w:delText>40</w:delText>
        </w:r>
      </w:del>
    </w:p>
    <w:p w14:paraId="7093859A" w14:textId="77777777" w:rsidR="00FC3A48" w:rsidDel="002200D7" w:rsidRDefault="00FC3A48">
      <w:pPr>
        <w:pStyle w:val="TOC3"/>
        <w:tabs>
          <w:tab w:val="left" w:pos="1320"/>
          <w:tab w:val="right" w:leader="dot" w:pos="8630"/>
        </w:tabs>
        <w:rPr>
          <w:del w:id="553" w:author="Avin Mathew" w:date="2012-08-08T14:23:00Z"/>
          <w:rFonts w:asciiTheme="minorHAnsi" w:eastAsiaTheme="minorEastAsia" w:hAnsiTheme="minorHAnsi" w:cstheme="minorBidi"/>
          <w:noProof/>
          <w:szCs w:val="22"/>
          <w:lang w:val="en-AU" w:eastAsia="en-AU"/>
        </w:rPr>
      </w:pPr>
      <w:del w:id="554" w:author="Avin Mathew" w:date="2012-08-08T14:23:00Z">
        <w:r w:rsidRPr="002200D7" w:rsidDel="002200D7">
          <w:rPr>
            <w:noProof/>
            <w:rPrChange w:id="555" w:author="Avin Mathew" w:date="2012-08-08T14:23:00Z">
              <w:rPr>
                <w:rStyle w:val="Hyperlink"/>
                <w:noProof/>
              </w:rPr>
            </w:rPrChange>
          </w:rPr>
          <w:delText>5.7.5</w:delText>
        </w:r>
        <w:r w:rsidDel="002200D7">
          <w:rPr>
            <w:rFonts w:asciiTheme="minorHAnsi" w:eastAsiaTheme="minorEastAsia" w:hAnsiTheme="minorHAnsi" w:cstheme="minorBidi"/>
            <w:noProof/>
            <w:szCs w:val="22"/>
            <w:lang w:val="en-AU" w:eastAsia="en-AU"/>
          </w:rPr>
          <w:tab/>
        </w:r>
        <w:r w:rsidRPr="002200D7" w:rsidDel="002200D7">
          <w:rPr>
            <w:noProof/>
            <w:rPrChange w:id="556" w:author="Avin Mathew" w:date="2012-08-08T14:23:00Z">
              <w:rPr>
                <w:rStyle w:val="Hyperlink"/>
                <w:noProof/>
              </w:rPr>
            </w:rPrChange>
          </w:rPr>
          <w:delText>Read Response</w:delText>
        </w:r>
        <w:r w:rsidDel="002200D7">
          <w:rPr>
            <w:noProof/>
            <w:webHidden/>
          </w:rPr>
          <w:tab/>
          <w:delText>40</w:delText>
        </w:r>
      </w:del>
    </w:p>
    <w:p w14:paraId="667948AC" w14:textId="77777777" w:rsidR="00FC3A48" w:rsidDel="002200D7" w:rsidRDefault="00FC3A48">
      <w:pPr>
        <w:pStyle w:val="TOC3"/>
        <w:tabs>
          <w:tab w:val="left" w:pos="1320"/>
          <w:tab w:val="right" w:leader="dot" w:pos="8630"/>
        </w:tabs>
        <w:rPr>
          <w:del w:id="557" w:author="Avin Mathew" w:date="2012-08-08T14:23:00Z"/>
          <w:rFonts w:asciiTheme="minorHAnsi" w:eastAsiaTheme="minorEastAsia" w:hAnsiTheme="minorHAnsi" w:cstheme="minorBidi"/>
          <w:noProof/>
          <w:szCs w:val="22"/>
          <w:lang w:val="en-AU" w:eastAsia="en-AU"/>
        </w:rPr>
      </w:pPr>
      <w:del w:id="558" w:author="Avin Mathew" w:date="2012-08-08T14:23:00Z">
        <w:r w:rsidRPr="002200D7" w:rsidDel="002200D7">
          <w:rPr>
            <w:noProof/>
            <w:rPrChange w:id="559" w:author="Avin Mathew" w:date="2012-08-08T14:23:00Z">
              <w:rPr>
                <w:rStyle w:val="Hyperlink"/>
                <w:noProof/>
              </w:rPr>
            </w:rPrChange>
          </w:rPr>
          <w:delText>5.7.6</w:delText>
        </w:r>
        <w:r w:rsidDel="002200D7">
          <w:rPr>
            <w:rFonts w:asciiTheme="minorHAnsi" w:eastAsiaTheme="minorEastAsia" w:hAnsiTheme="minorHAnsi" w:cstheme="minorBidi"/>
            <w:noProof/>
            <w:szCs w:val="22"/>
            <w:lang w:val="en-AU" w:eastAsia="en-AU"/>
          </w:rPr>
          <w:tab/>
        </w:r>
        <w:r w:rsidRPr="002200D7" w:rsidDel="002200D7">
          <w:rPr>
            <w:noProof/>
            <w:rPrChange w:id="560" w:author="Avin Mathew" w:date="2012-08-08T14:23:00Z">
              <w:rPr>
                <w:rStyle w:val="Hyperlink"/>
                <w:noProof/>
              </w:rPr>
            </w:rPrChange>
          </w:rPr>
          <w:delText>Remove Response</w:delText>
        </w:r>
        <w:r w:rsidDel="002200D7">
          <w:rPr>
            <w:noProof/>
            <w:webHidden/>
          </w:rPr>
          <w:tab/>
          <w:delText>41</w:delText>
        </w:r>
      </w:del>
    </w:p>
    <w:p w14:paraId="55E5E5B2" w14:textId="77777777" w:rsidR="00FC3A48" w:rsidDel="002200D7" w:rsidRDefault="00FC3A48">
      <w:pPr>
        <w:pStyle w:val="TOC3"/>
        <w:tabs>
          <w:tab w:val="left" w:pos="1320"/>
          <w:tab w:val="right" w:leader="dot" w:pos="8630"/>
        </w:tabs>
        <w:rPr>
          <w:del w:id="561" w:author="Avin Mathew" w:date="2012-08-08T14:23:00Z"/>
          <w:rFonts w:asciiTheme="minorHAnsi" w:eastAsiaTheme="minorEastAsia" w:hAnsiTheme="minorHAnsi" w:cstheme="minorBidi"/>
          <w:noProof/>
          <w:szCs w:val="22"/>
          <w:lang w:val="en-AU" w:eastAsia="en-AU"/>
        </w:rPr>
      </w:pPr>
      <w:del w:id="562" w:author="Avin Mathew" w:date="2012-08-08T14:23:00Z">
        <w:r w:rsidRPr="002200D7" w:rsidDel="002200D7">
          <w:rPr>
            <w:noProof/>
            <w:rPrChange w:id="563" w:author="Avin Mathew" w:date="2012-08-08T14:23:00Z">
              <w:rPr>
                <w:rStyle w:val="Hyperlink"/>
                <w:noProof/>
              </w:rPr>
            </w:rPrChange>
          </w:rPr>
          <w:delText>5.7.7</w:delText>
        </w:r>
        <w:r w:rsidDel="002200D7">
          <w:rPr>
            <w:rFonts w:asciiTheme="minorHAnsi" w:eastAsiaTheme="minorEastAsia" w:hAnsiTheme="minorHAnsi" w:cstheme="minorBidi"/>
            <w:noProof/>
            <w:szCs w:val="22"/>
            <w:lang w:val="en-AU" w:eastAsia="en-AU"/>
          </w:rPr>
          <w:tab/>
        </w:r>
        <w:r w:rsidRPr="002200D7" w:rsidDel="002200D7">
          <w:rPr>
            <w:noProof/>
            <w:rPrChange w:id="564" w:author="Avin Mathew" w:date="2012-08-08T14:23:00Z">
              <w:rPr>
                <w:rStyle w:val="Hyperlink"/>
                <w:noProof/>
              </w:rPr>
            </w:rPrChange>
          </w:rPr>
          <w:delText>Close Read Response Session</w:delText>
        </w:r>
        <w:r w:rsidDel="002200D7">
          <w:rPr>
            <w:noProof/>
            <w:webHidden/>
          </w:rPr>
          <w:tab/>
          <w:delText>41</w:delText>
        </w:r>
      </w:del>
    </w:p>
    <w:p w14:paraId="6FA9B720" w14:textId="77777777" w:rsidR="00FC3A48" w:rsidDel="002200D7" w:rsidRDefault="00FC3A48">
      <w:pPr>
        <w:pStyle w:val="TOC1"/>
        <w:tabs>
          <w:tab w:val="left" w:pos="440"/>
        </w:tabs>
        <w:rPr>
          <w:del w:id="565" w:author="Avin Mathew" w:date="2012-08-08T14:23:00Z"/>
          <w:rFonts w:asciiTheme="minorHAnsi" w:eastAsiaTheme="minorEastAsia" w:hAnsiTheme="minorHAnsi" w:cstheme="minorBidi"/>
          <w:noProof/>
          <w:szCs w:val="22"/>
          <w:lang w:val="en-AU" w:eastAsia="en-AU"/>
        </w:rPr>
      </w:pPr>
      <w:del w:id="566" w:author="Avin Mathew" w:date="2012-08-08T14:23:00Z">
        <w:r w:rsidRPr="002200D7" w:rsidDel="002200D7">
          <w:rPr>
            <w:noProof/>
            <w:rPrChange w:id="567" w:author="Avin Mathew" w:date="2012-08-08T14:23:00Z">
              <w:rPr>
                <w:rStyle w:val="Hyperlink"/>
                <w:noProof/>
              </w:rPr>
            </w:rPrChange>
          </w:rPr>
          <w:delText>6</w:delText>
        </w:r>
        <w:r w:rsidDel="002200D7">
          <w:rPr>
            <w:rFonts w:asciiTheme="minorHAnsi" w:eastAsiaTheme="minorEastAsia" w:hAnsiTheme="minorHAnsi" w:cstheme="minorBidi"/>
            <w:noProof/>
            <w:szCs w:val="22"/>
            <w:lang w:val="en-AU" w:eastAsia="en-AU"/>
          </w:rPr>
          <w:tab/>
        </w:r>
        <w:r w:rsidRPr="002200D7" w:rsidDel="002200D7">
          <w:rPr>
            <w:noProof/>
            <w:rPrChange w:id="568" w:author="Avin Mathew" w:date="2012-08-08T14:23:00Z">
              <w:rPr>
                <w:rStyle w:val="Hyperlink"/>
                <w:noProof/>
              </w:rPr>
            </w:rPrChange>
          </w:rPr>
          <w:delText>Annex A – WS-Security Token Formats</w:delText>
        </w:r>
        <w:r w:rsidDel="002200D7">
          <w:rPr>
            <w:noProof/>
            <w:webHidden/>
          </w:rPr>
          <w:tab/>
          <w:delText>42</w:delText>
        </w:r>
      </w:del>
    </w:p>
    <w:p w14:paraId="5A2ABD97" w14:textId="47164E3D" w:rsidR="00703947" w:rsidRDefault="00135EAF" w:rsidP="00782A38">
      <w:pPr>
        <w:pStyle w:val="Heading1"/>
      </w:pPr>
      <w:r>
        <w:rPr>
          <w:rFonts w:ascii="Times New Roman" w:hAnsi="Times New Roman" w:cs="Times New Roman"/>
          <w:kern w:val="0"/>
          <w:sz w:val="22"/>
          <w:szCs w:val="24"/>
        </w:rPr>
        <w:lastRenderedPageBreak/>
        <w:fldChar w:fldCharType="end"/>
      </w:r>
      <w:bookmarkStart w:id="569" w:name="_Toc332199154"/>
      <w:r w:rsidR="00703947">
        <w:t>References</w:t>
      </w:r>
      <w:bookmarkEnd w:id="569"/>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570" w:name="_Toc332199155"/>
      <w:proofErr w:type="spellStart"/>
      <w:r>
        <w:lastRenderedPageBreak/>
        <w:t>OpenO&amp;M</w:t>
      </w:r>
      <w:proofErr w:type="spellEnd"/>
      <w:r>
        <w:t xml:space="preserve"> Information Service Bus Model</w:t>
      </w:r>
      <w:bookmarkEnd w:id="570"/>
    </w:p>
    <w:p w14:paraId="4BABBFB0" w14:textId="77777777" w:rsidR="00380FE3" w:rsidRDefault="00380FE3" w:rsidP="000B3BF8">
      <w:pPr>
        <w:pStyle w:val="Heading2"/>
      </w:pPr>
      <w:bookmarkStart w:id="571" w:name="_Toc332199156"/>
      <w:r>
        <w:t>Interface Model</w:t>
      </w:r>
      <w:bookmarkEnd w:id="571"/>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572" w:name="_Toc332199157"/>
      <w:r>
        <w:t>Application to Application Data Exchange</w:t>
      </w:r>
      <w:bookmarkEnd w:id="572"/>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2200D7"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573"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573"/>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74"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574"/>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575" w:name="_Toc332199158"/>
      <w:r>
        <w:t>Transaction Model</w:t>
      </w:r>
      <w:bookmarkEnd w:id="575"/>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576" w:name="_Toc332199159"/>
      <w:r>
        <w:t>Communicating Applications</w:t>
      </w:r>
      <w:bookmarkEnd w:id="576"/>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577"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577"/>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578" w:name="_Toc332199160"/>
      <w:r>
        <w:t>Managed Communication Channels</w:t>
      </w:r>
      <w:bookmarkEnd w:id="578"/>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579" w:name="_Toc332199161"/>
      <w:r>
        <w:t>ISBM</w:t>
      </w:r>
      <w:r w:rsidR="00B87DA4">
        <w:t xml:space="preserve"> Channel </w:t>
      </w:r>
      <w:r w:rsidR="009C5240">
        <w:t xml:space="preserve">Management </w:t>
      </w:r>
      <w:r w:rsidR="00B87DA4">
        <w:t>Services</w:t>
      </w:r>
      <w:bookmarkEnd w:id="579"/>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08F41C6" w:rsidR="00B87DA4" w:rsidRPr="00FE42B1" w:rsidRDefault="00FC3A48" w:rsidP="00E071B8">
      <w:pPr>
        <w:pStyle w:val="Figure"/>
      </w:pPr>
      <w:r w:rsidRPr="00FC3A48">
        <w:drawing>
          <wp:inline distT="0" distB="0" distL="0" distR="0" wp14:anchorId="45AF7AB7" wp14:editId="55579E74">
            <wp:extent cx="5486400" cy="2559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59898"/>
                    </a:xfrm>
                    <a:prstGeom prst="rect">
                      <a:avLst/>
                    </a:prstGeom>
                    <a:noFill/>
                    <a:ln>
                      <a:noFill/>
                    </a:ln>
                  </pic:spPr>
                </pic:pic>
              </a:graphicData>
            </a:graphic>
          </wp:inline>
        </w:drawing>
      </w:r>
    </w:p>
    <w:p w14:paraId="479AACF4" w14:textId="77777777" w:rsidR="00B87DA4" w:rsidRDefault="00B87DA4" w:rsidP="00B87DA4">
      <w:pPr>
        <w:pStyle w:val="Caption"/>
      </w:pPr>
      <w:bookmarkStart w:id="580"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580"/>
      <w:r>
        <w:t xml:space="preserve"> – </w:t>
      </w:r>
      <w:r w:rsidR="009731C1">
        <w:t>ISBM</w:t>
      </w:r>
      <w:r>
        <w:t xml:space="preserve"> Channel Management Services</w:t>
      </w:r>
    </w:p>
    <w:p w14:paraId="13E9F7B7" w14:textId="0572336E" w:rsidR="0096381A" w:rsidRDefault="00B87DA4" w:rsidP="00B87DA4">
      <w:r>
        <w:lastRenderedPageBreak/>
        <w:t xml:space="preserve">The </w:t>
      </w:r>
      <w:r w:rsidR="009731C1">
        <w:t>ISBM</w:t>
      </w:r>
      <w:r>
        <w:t xml:space="preserve"> Channel Management Services are used to create and delete channels</w:t>
      </w:r>
      <w:r w:rsidR="00FC3A48">
        <w:t xml:space="preserve"> along with authorization tokens</w:t>
      </w:r>
      <w:r w:rsidR="00EF584B">
        <w:t xml:space="preserve">, </w:t>
      </w:r>
      <w:r>
        <w:t xml:space="preserve">and to </w:t>
      </w:r>
      <w:r w:rsidR="00EF584B">
        <w:t>query channel data</w:t>
      </w:r>
      <w:r>
        <w:t>.</w:t>
      </w:r>
    </w:p>
    <w:p w14:paraId="11D0F09D" w14:textId="24606264" w:rsidR="00B87DA4" w:rsidRPr="00B87DA4" w:rsidRDefault="005F77BA" w:rsidP="00B87DA4">
      <w:r>
        <w:t>Instead of dynamic channels being created at session time, c</w:t>
      </w:r>
      <w:r w:rsidR="00F274DD">
        <w:t xml:space="preserve">hannels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w:t>
      </w:r>
    </w:p>
    <w:p w14:paraId="17AB754E" w14:textId="77777777" w:rsidR="00815B12" w:rsidRDefault="00815B12" w:rsidP="00B40128">
      <w:pPr>
        <w:pStyle w:val="Heading2"/>
      </w:pPr>
      <w:bookmarkStart w:id="581" w:name="_Ref300217350"/>
      <w:bookmarkStart w:id="582" w:name="_Toc332199162"/>
      <w:r>
        <w:t>ISBM Notification Services</w:t>
      </w:r>
      <w:bookmarkEnd w:id="581"/>
      <w:bookmarkEnd w:id="582"/>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583" w:name="_Toc332199163"/>
      <w:r>
        <w:t>ISBM</w:t>
      </w:r>
      <w:r w:rsidR="009C5240">
        <w:t xml:space="preserve"> Publish-Subscribe</w:t>
      </w:r>
      <w:r w:rsidR="0012306F">
        <w:t xml:space="preserve"> </w:t>
      </w:r>
      <w:r w:rsidR="008B6018">
        <w:t>Services</w:t>
      </w:r>
      <w:bookmarkEnd w:id="583"/>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584"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584"/>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585" w:name="_Toc332199164"/>
      <w:r>
        <w:t>Publish-Subscribe with Notification Example</w:t>
      </w:r>
      <w:bookmarkEnd w:id="585"/>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lastRenderedPageBreak/>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586"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58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587" w:name="_Toc332199165"/>
      <w:r>
        <w:t>Publish-Subscribe without Notification Example</w:t>
      </w:r>
      <w:bookmarkEnd w:id="587"/>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588"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588"/>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589" w:name="_Toc332199166"/>
      <w:r>
        <w:lastRenderedPageBreak/>
        <w:t>Publish-Subscribe with Multiple Providers Example</w:t>
      </w:r>
      <w:bookmarkEnd w:id="589"/>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590"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590"/>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591" w:name="_Toc332199167"/>
      <w:r>
        <w:t>Publish-Subscribe with Expiry Example</w:t>
      </w:r>
      <w:bookmarkEnd w:id="591"/>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592" w:name="_Ref316371057"/>
      <w:r>
        <w:t xml:space="preserve">Figure </w:t>
      </w:r>
      <w:r w:rsidR="00EB6014">
        <w:fldChar w:fldCharType="begin"/>
      </w:r>
      <w:r w:rsidR="00EB6014">
        <w:instrText xml:space="preserve"> SEQ Figure \* ARABIC </w:instrText>
      </w:r>
      <w:r w:rsidR="00EB6014">
        <w:fldChar w:fldCharType="separate"/>
      </w:r>
      <w:r w:rsidR="00782A38">
        <w:rPr>
          <w:noProof/>
        </w:rPr>
        <w:t>10</w:t>
      </w:r>
      <w:r w:rsidR="00EB6014">
        <w:rPr>
          <w:noProof/>
        </w:rPr>
        <w:fldChar w:fldCharType="end"/>
      </w:r>
      <w:bookmarkEnd w:id="592"/>
      <w:r>
        <w:t xml:space="preserve"> – Publish-subscribe scenario with expiry</w:t>
      </w:r>
    </w:p>
    <w:p w14:paraId="31B4431D" w14:textId="77777777" w:rsidR="00B40128" w:rsidRDefault="009731C1" w:rsidP="00703947">
      <w:pPr>
        <w:pStyle w:val="Heading2"/>
        <w:pageBreakBefore/>
      </w:pPr>
      <w:bookmarkStart w:id="593" w:name="_Toc332199168"/>
      <w:commentRangeStart w:id="594"/>
      <w:r>
        <w:lastRenderedPageBreak/>
        <w:t>ISBM</w:t>
      </w:r>
      <w:r w:rsidR="0012306F">
        <w:t xml:space="preserve"> Request </w:t>
      </w:r>
      <w:r w:rsidR="00BC1F2D">
        <w:t xml:space="preserve">and Response </w:t>
      </w:r>
      <w:r w:rsidR="0012306F">
        <w:t xml:space="preserve">Channel </w:t>
      </w:r>
      <w:r w:rsidR="008B6018">
        <w:t>Services</w:t>
      </w:r>
      <w:commentRangeEnd w:id="594"/>
      <w:r w:rsidR="00742D7F">
        <w:rPr>
          <w:rStyle w:val="CommentReference"/>
          <w:rFonts w:ascii="Times New Roman" w:hAnsi="Times New Roman" w:cs="Times New Roman"/>
          <w:b w:val="0"/>
          <w:bCs w:val="0"/>
          <w:i w:val="0"/>
          <w:iCs w:val="0"/>
        </w:rPr>
        <w:commentReference w:id="594"/>
      </w:r>
      <w:bookmarkEnd w:id="593"/>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5F7222AC" w:rsidR="00B40128" w:rsidRPr="00FE42B1" w:rsidRDefault="00CF63F4" w:rsidP="00E071B8">
      <w:pPr>
        <w:pStyle w:val="Figure"/>
      </w:pPr>
      <w:del w:id="595" w:author="Avin Mathew" w:date="2012-08-08T14:14:00Z">
        <w:r w:rsidRPr="00CF63F4" w:rsidDel="002200D7">
          <w:drawing>
            <wp:inline distT="0" distB="0" distL="0" distR="0" wp14:anchorId="093DB029" wp14:editId="05BD8CFC">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del>
      <w:ins w:id="596" w:author="Avin Mathew" w:date="2012-08-08T14:14:00Z">
        <w:r w:rsidR="002200D7" w:rsidRPr="002200D7">
          <w:drawing>
            <wp:inline distT="0" distB="0" distL="0" distR="0" wp14:anchorId="3F0F517C" wp14:editId="46E46603">
              <wp:extent cx="5486400" cy="2759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59219"/>
                      </a:xfrm>
                      <a:prstGeom prst="rect">
                        <a:avLst/>
                      </a:prstGeom>
                      <a:noFill/>
                      <a:ln>
                        <a:noFill/>
                      </a:ln>
                    </pic:spPr>
                  </pic:pic>
                </a:graphicData>
              </a:graphic>
            </wp:inline>
          </w:drawing>
        </w:r>
      </w:ins>
    </w:p>
    <w:p w14:paraId="17BB8F32" w14:textId="77777777" w:rsidR="009515D1" w:rsidRDefault="009515D1" w:rsidP="009515D1">
      <w:pPr>
        <w:pStyle w:val="Caption"/>
      </w:pPr>
      <w:bookmarkStart w:id="597"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597"/>
      <w:r w:rsidR="009D4CF6">
        <w:t xml:space="preserve"> – Services for Request/Response</w:t>
      </w:r>
    </w:p>
    <w:p w14:paraId="3D41B50A" w14:textId="1CCB25CA" w:rsidR="00E1453B" w:rsidRDefault="00E1453B" w:rsidP="00E1453B">
      <w:pPr>
        <w:pStyle w:val="Heading3"/>
      </w:pPr>
      <w:bookmarkStart w:id="598" w:name="_Toc332199169"/>
      <w:r>
        <w:lastRenderedPageBreak/>
        <w:t>Request-Response with Notification Example</w:t>
      </w:r>
      <w:bookmarkEnd w:id="598"/>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476D64A5" w:rsidR="009B681D" w:rsidRDefault="00643959" w:rsidP="009B681D">
      <w:pPr>
        <w:pStyle w:val="Figure"/>
      </w:pPr>
      <w:del w:id="599" w:author="Avin Mathew" w:date="2012-08-08T14:17:00Z">
        <w:r w:rsidRPr="00643959" w:rsidDel="002200D7">
          <w:lastRenderedPageBreak/>
          <w:drawing>
            <wp:inline distT="0" distB="0" distL="0" distR="0" wp14:anchorId="146280B0" wp14:editId="18128554">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del>
      <w:ins w:id="600" w:author="Avin Mathew" w:date="2012-08-08T14:17:00Z">
        <w:r w:rsidR="002200D7" w:rsidRPr="002200D7">
          <w:drawing>
            <wp:inline distT="0" distB="0" distL="0" distR="0" wp14:anchorId="006BEA35" wp14:editId="351D7DBC">
              <wp:extent cx="4717415" cy="3553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7415" cy="3553460"/>
                      </a:xfrm>
                      <a:prstGeom prst="rect">
                        <a:avLst/>
                      </a:prstGeom>
                      <a:noFill/>
                      <a:ln>
                        <a:noFill/>
                      </a:ln>
                    </pic:spPr>
                  </pic:pic>
                </a:graphicData>
              </a:graphic>
            </wp:inline>
          </w:drawing>
        </w:r>
      </w:ins>
    </w:p>
    <w:p w14:paraId="3EF1017F" w14:textId="77777777" w:rsidR="008B6018" w:rsidRDefault="008B6018" w:rsidP="008B6018">
      <w:pPr>
        <w:pStyle w:val="Caption"/>
      </w:pPr>
      <w:bookmarkStart w:id="601"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601"/>
      <w:r>
        <w:t xml:space="preserve"> –</w:t>
      </w:r>
      <w:r w:rsidR="00687668">
        <w:t xml:space="preserve"> </w:t>
      </w:r>
      <w:r>
        <w:t>Request</w:t>
      </w:r>
      <w:r w:rsidR="00687668">
        <w:t>-Response scenario with notification</w:t>
      </w:r>
    </w:p>
    <w:p w14:paraId="3ED32E6B" w14:textId="77777777" w:rsidR="00703947" w:rsidRPr="00703947" w:rsidRDefault="00703947" w:rsidP="00703947">
      <w:r>
        <w:lastRenderedPageBreak/>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602" w:name="_Toc332199170"/>
      <w:r>
        <w:t>Request-Response without Notification Example</w:t>
      </w:r>
      <w:bookmarkEnd w:id="602"/>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14A8B2FC" w:rsidR="00DC7219" w:rsidRPr="00FE42B1" w:rsidRDefault="00C162CB" w:rsidP="00E071B8">
      <w:pPr>
        <w:pStyle w:val="Figure"/>
      </w:pPr>
      <w:del w:id="603" w:author="Avin Mathew" w:date="2012-08-08T14:19:00Z">
        <w:r w:rsidRPr="00C162CB" w:rsidDel="002200D7">
          <w:lastRenderedPageBreak/>
          <w:drawing>
            <wp:inline distT="0" distB="0" distL="0" distR="0" wp14:anchorId="0580DB3B" wp14:editId="0168BDAA">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del>
      <w:ins w:id="604" w:author="Avin Mathew" w:date="2012-08-08T14:22:00Z">
        <w:r w:rsidR="002200D7" w:rsidRPr="002200D7">
          <w:drawing>
            <wp:inline distT="0" distB="0" distL="0" distR="0" wp14:anchorId="7FD95E1D" wp14:editId="2397E13D">
              <wp:extent cx="4717415" cy="4093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ins>
    </w:p>
    <w:p w14:paraId="70D11820" w14:textId="221C6140" w:rsidR="007063A1" w:rsidRPr="007063A1" w:rsidRDefault="00DC7219" w:rsidP="00C25427">
      <w:pPr>
        <w:pStyle w:val="Caption"/>
      </w:pPr>
      <w:bookmarkStart w:id="605" w:name="_Ref191114897"/>
      <w:r>
        <w:lastRenderedPageBreak/>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605"/>
      <w:r>
        <w:t xml:space="preserve"> – </w:t>
      </w:r>
      <w:r w:rsidR="00687668">
        <w:t>Request-Response scenario without notification</w:t>
      </w:r>
    </w:p>
    <w:p w14:paraId="47455C63" w14:textId="606A0A6D" w:rsidR="00E1453B" w:rsidRDefault="00E1453B" w:rsidP="00E1453B">
      <w:pPr>
        <w:pStyle w:val="Heading3"/>
      </w:pPr>
      <w:bookmarkStart w:id="606" w:name="_Toc332199171"/>
      <w:r>
        <w:t>Request-Response with Multiple Providers Example</w:t>
      </w:r>
      <w:bookmarkEnd w:id="606"/>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2043D99" w:rsidR="00DC7219" w:rsidRPr="00FE42B1" w:rsidRDefault="00C162CB" w:rsidP="00E071B8">
      <w:pPr>
        <w:pStyle w:val="Figure"/>
      </w:pPr>
      <w:del w:id="607" w:author="Avin Mathew" w:date="2012-08-08T14:22:00Z">
        <w:r w:rsidRPr="00C162CB" w:rsidDel="002200D7">
          <w:lastRenderedPageBreak/>
          <w:drawing>
            <wp:inline distT="0" distB="0" distL="0" distR="0" wp14:anchorId="333B6518" wp14:editId="0DF01D94">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del>
      <w:ins w:id="608" w:author="Avin Mathew" w:date="2012-08-08T14:22:00Z">
        <w:r w:rsidR="002200D7" w:rsidRPr="002200D7">
          <w:drawing>
            <wp:inline distT="0" distB="0" distL="0" distR="0" wp14:anchorId="7A7200B6" wp14:editId="19EFBCA4">
              <wp:extent cx="5486400" cy="3294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94512"/>
                      </a:xfrm>
                      <a:prstGeom prst="rect">
                        <a:avLst/>
                      </a:prstGeom>
                      <a:noFill/>
                      <a:ln>
                        <a:noFill/>
                      </a:ln>
                    </pic:spPr>
                  </pic:pic>
                </a:graphicData>
              </a:graphic>
            </wp:inline>
          </w:drawing>
        </w:r>
      </w:ins>
    </w:p>
    <w:p w14:paraId="7318BE96" w14:textId="77777777" w:rsidR="00DC7219" w:rsidRDefault="00DC7219" w:rsidP="00DC7219">
      <w:pPr>
        <w:pStyle w:val="Caption"/>
      </w:pPr>
      <w:bookmarkStart w:id="609"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609"/>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lastRenderedPageBreak/>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610" w:name="_Ref295887385"/>
      <w:bookmarkStart w:id="611" w:name="_Ref295887398"/>
      <w:bookmarkStart w:id="612" w:name="_Toc332199172"/>
      <w:r>
        <w:lastRenderedPageBreak/>
        <w:t>ISBM Technical Requirements</w:t>
      </w:r>
      <w:bookmarkEnd w:id="610"/>
      <w:bookmarkEnd w:id="611"/>
      <w:bookmarkEnd w:id="612"/>
    </w:p>
    <w:p w14:paraId="3C28A3A9" w14:textId="55CED624" w:rsidR="0042307E" w:rsidRDefault="0042307E" w:rsidP="0042307E">
      <w:pPr>
        <w:pStyle w:val="Heading2"/>
      </w:pPr>
      <w:bookmarkStart w:id="613" w:name="_Ref300214718"/>
      <w:bookmarkStart w:id="614" w:name="_Toc332199173"/>
      <w:r>
        <w:t xml:space="preserve">Channel </w:t>
      </w:r>
      <w:bookmarkEnd w:id="613"/>
      <w:r w:rsidR="007D7BEC">
        <w:t>URIs</w:t>
      </w:r>
      <w:bookmarkEnd w:id="614"/>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615" w:name="_Toc332199174"/>
      <w:r>
        <w:t>ISBM</w:t>
      </w:r>
      <w:r w:rsidR="00AE4E52">
        <w:t xml:space="preserve"> Root</w:t>
      </w:r>
      <w:bookmarkEnd w:id="615"/>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616" w:name="_Toc332199175"/>
      <w:r>
        <w:t>Channel Scope</w:t>
      </w:r>
      <w:bookmarkEnd w:id="616"/>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617" w:name="_Toc332199176"/>
      <w:r>
        <w:lastRenderedPageBreak/>
        <w:t>Information Scope</w:t>
      </w:r>
      <w:bookmarkEnd w:id="617"/>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618" w:name="_Ref201412600"/>
      <w:bookmarkStart w:id="619" w:name="_Toc332199177"/>
      <w:r>
        <w:t xml:space="preserve">Channel </w:t>
      </w:r>
      <w:r w:rsidR="007063A1">
        <w:t>Use</w:t>
      </w:r>
      <w:bookmarkEnd w:id="618"/>
      <w:bookmarkEnd w:id="619"/>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F9616FE" w14:textId="695BE98C" w:rsidR="00EF153A" w:rsidRDefault="008844DA" w:rsidP="009D75D6">
      <w:pPr>
        <w:pStyle w:val="Heading2"/>
      </w:pPr>
      <w:bookmarkStart w:id="620" w:name="_Toc332199178"/>
      <w:r>
        <w:t xml:space="preserve">Message </w:t>
      </w:r>
      <w:r w:rsidR="00EF153A">
        <w:t>Filtering</w:t>
      </w:r>
      <w:bookmarkEnd w:id="620"/>
    </w:p>
    <w:p w14:paraId="684169B4" w14:textId="4276F9DA" w:rsidR="008844DA" w:rsidRPr="008844DA" w:rsidRDefault="008844DA" w:rsidP="008844DA">
      <w:r>
        <w:t xml:space="preserve">The ISBM supports two types of message filtering mechanisms: topic-based filtering using topic strings and content-based filtering using an </w:t>
      </w:r>
      <w:proofErr w:type="spellStart"/>
      <w:r>
        <w:t>XPath</w:t>
      </w:r>
      <w:proofErr w:type="spellEnd"/>
      <w:r>
        <w:t xml:space="preserve"> expression.</w:t>
      </w:r>
    </w:p>
    <w:p w14:paraId="6479FCE9" w14:textId="274DA1B5" w:rsidR="00DC7219" w:rsidRDefault="00DC7219" w:rsidP="008844DA">
      <w:pPr>
        <w:pStyle w:val="Heading3"/>
      </w:pPr>
      <w:bookmarkStart w:id="621" w:name="_Toc332199179"/>
      <w:r>
        <w:t>Topic</w:t>
      </w:r>
      <w:r w:rsidR="008844DA">
        <w:t>-Based Filtering</w:t>
      </w:r>
      <w:bookmarkEnd w:id="621"/>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06F3A291" w:rsidR="008A4A95" w:rsidRDefault="008A4A95" w:rsidP="008A4A95">
      <w:r>
        <w:t xml:space="preserve">The same topic may be </w:t>
      </w:r>
      <w:r w:rsidR="008844DA">
        <w:t>used across</w:t>
      </w:r>
      <w:r>
        <w:t xml:space="preserve"> multiple channels. For example:</w:t>
      </w:r>
    </w:p>
    <w:p w14:paraId="15F845A8" w14:textId="2FF3F78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w:t>
      </w:r>
      <w:r w:rsidR="008844DA">
        <w:t>used</w:t>
      </w:r>
      <w:r>
        <w:t xml:space="preserve"> for </w:t>
      </w:r>
      <w:r w:rsidRPr="009D75D6">
        <w:rPr>
          <w:i/>
        </w:rPr>
        <w:t>Checkpoint</w:t>
      </w:r>
      <w:r>
        <w:t xml:space="preserve"> and </w:t>
      </w:r>
      <w:r w:rsidRPr="009D75D6">
        <w:rPr>
          <w:i/>
        </w:rPr>
        <w:t>Changes</w:t>
      </w:r>
      <w:r>
        <w:t xml:space="preserve"> </w:t>
      </w:r>
      <w:r w:rsidRPr="009D75D6">
        <w:t>channel</w:t>
      </w:r>
      <w:r>
        <w:t>s for an area channel scope.</w:t>
      </w:r>
    </w:p>
    <w:p w14:paraId="70950A88" w14:textId="32A6C241"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w:t>
      </w:r>
      <w:r w:rsidR="008844DA">
        <w:t>used</w:t>
      </w:r>
      <w:r>
        <w:t xml:space="preserve">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w:t>
      </w:r>
      <w:r w:rsidR="008844DA">
        <w:t>used</w:t>
      </w:r>
      <w:r>
        <w:t xml:space="preserve"> for a </w:t>
      </w:r>
      <w:r w:rsidRPr="009D75D6">
        <w:rPr>
          <w:i/>
        </w:rPr>
        <w:t>Request</w:t>
      </w:r>
      <w:r>
        <w:t xml:space="preserve"> channel at the country channel scope.</w:t>
      </w:r>
    </w:p>
    <w:p w14:paraId="20C1EEB5" w14:textId="3374CFD3" w:rsidR="009B0AE7" w:rsidRDefault="003955BE" w:rsidP="008844DA">
      <w:pPr>
        <w:pStyle w:val="Heading3"/>
      </w:pPr>
      <w:bookmarkStart w:id="622" w:name="_Toc332199180"/>
      <w:r>
        <w:t xml:space="preserve">Content-Based </w:t>
      </w:r>
      <w:r w:rsidR="009623EA">
        <w:t>Filtering</w:t>
      </w:r>
      <w:bookmarkEnd w:id="622"/>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w:t>
      </w:r>
      <w:r w:rsidR="003955BE">
        <w:t>.</w:t>
      </w:r>
      <w:r>
        <w:t xml:space="preserve"> </w:t>
      </w:r>
      <w:r w:rsidR="00237B69">
        <w:t xml:space="preserve">An </w:t>
      </w:r>
      <w:proofErr w:type="spellStart"/>
      <w:r w:rsidR="00237B69">
        <w:t>XPath</w:t>
      </w:r>
      <w:proofErr w:type="spellEnd"/>
      <w:r w:rsidR="00237B69">
        <w:t xml:space="preserve">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lastRenderedPageBreak/>
        <w:t xml:space="preserve">Note: an empty result from an </w:t>
      </w:r>
      <w:proofErr w:type="spellStart"/>
      <w:r>
        <w:t>XPath</w:t>
      </w:r>
      <w:proofErr w:type="spellEnd"/>
      <w:r>
        <w:t xml:space="preserve"> evaluation will result in the whole message being is filtered; the message content itself is not filtered.</w:t>
      </w:r>
    </w:p>
    <w:p w14:paraId="2BD92E2F" w14:textId="778F904A" w:rsidR="003F38FD" w:rsidRDefault="003F38FD" w:rsidP="00344329">
      <w:pPr>
        <w:pStyle w:val="Heading2"/>
      </w:pPr>
      <w:bookmarkStart w:id="623" w:name="_Toc332199181"/>
      <w:r>
        <w:t>Publication Expiration</w:t>
      </w:r>
      <w:bookmarkEnd w:id="623"/>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624" w:name="_Toc332199182"/>
      <w:r>
        <w:t>Message Content</w:t>
      </w:r>
      <w:bookmarkEnd w:id="624"/>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625" w:name="_Toc332199183"/>
      <w:r>
        <w:t>Security</w:t>
      </w:r>
      <w:bookmarkEnd w:id="625"/>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626" w:name="_Toc296516013"/>
      <w:bookmarkStart w:id="627" w:name="_Toc332199184"/>
      <w:r>
        <w:t>Security Tokens on Channels</w:t>
      </w:r>
      <w:bookmarkEnd w:id="626"/>
      <w:bookmarkEnd w:id="627"/>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EB6014">
        <w:fldChar w:fldCharType="begin"/>
      </w:r>
      <w:r w:rsidR="00EB6014">
        <w:instrText xml:space="preserve"> SEQ Figure \* ARABIC </w:instrText>
      </w:r>
      <w:r w:rsidR="00EB6014">
        <w:fldChar w:fldCharType="separate"/>
      </w:r>
      <w:r w:rsidR="00782A38">
        <w:rPr>
          <w:noProof/>
        </w:rPr>
        <w:t>15</w:t>
      </w:r>
      <w:r w:rsidR="00EB6014">
        <w:rPr>
          <w:noProof/>
        </w:rPr>
        <w:fldChar w:fldCharType="end"/>
      </w:r>
      <w:r>
        <w:t xml:space="preserve"> – Security of Channels</w:t>
      </w:r>
    </w:p>
    <w:p w14:paraId="5F9EE38C" w14:textId="77777777" w:rsidR="00AC53E6" w:rsidRDefault="00AC53E6" w:rsidP="00AC53E6">
      <w:pPr>
        <w:pStyle w:val="Heading3"/>
      </w:pPr>
      <w:bookmarkStart w:id="628" w:name="_Toc296516014"/>
      <w:bookmarkStart w:id="629" w:name="_Toc332199185"/>
      <w:r>
        <w:t>Security Token Format</w:t>
      </w:r>
      <w:bookmarkEnd w:id="628"/>
      <w:bookmarkEnd w:id="629"/>
    </w:p>
    <w:p w14:paraId="1C4336CE" w14:textId="7C5B4D77" w:rsidR="007D10DE" w:rsidRDefault="007D10DE" w:rsidP="00BB1FCA">
      <w:r>
        <w:t xml:space="preserve">The format of a security tokens are specified using XML Schema </w:t>
      </w:r>
      <w:r w:rsidRPr="007D10DE">
        <w:rPr>
          <w:rFonts w:ascii="Consolas" w:hAnsi="Consolas"/>
          <w:sz w:val="18"/>
        </w:rPr>
        <w:t>any</w:t>
      </w:r>
      <w:r>
        <w:t xml:space="preserve"> element and </w:t>
      </w:r>
      <w:r w:rsidRPr="007D10DE">
        <w:rPr>
          <w:i/>
        </w:rPr>
        <w:t>ISBM Service Providers</w:t>
      </w:r>
      <w:r>
        <w:t xml:space="preserve"> must define supported formats. Token formats can range from simple strings to complex XML </w:t>
      </w:r>
      <w:proofErr w:type="gramStart"/>
      <w:r>
        <w:t>structures,</w:t>
      </w:r>
      <w:proofErr w:type="gramEnd"/>
      <w:r>
        <w:t xml:space="preserve"> including WS-Security tokens (see Section </w:t>
      </w:r>
      <w:r>
        <w:fldChar w:fldCharType="begin"/>
      </w:r>
      <w:r>
        <w:instrText xml:space="preserve"> REF _Ref330983860 \w \h </w:instrText>
      </w:r>
      <w:r>
        <w:fldChar w:fldCharType="separate"/>
      </w:r>
      <w:r>
        <w:t>6</w:t>
      </w:r>
      <w:r>
        <w:fldChar w:fldCharType="end"/>
      </w:r>
      <w:r>
        <w:t>).</w:t>
      </w:r>
    </w:p>
    <w:p w14:paraId="7CE806C2" w14:textId="6C582B8C" w:rsidR="00FC3A48" w:rsidRDefault="00FC3A48" w:rsidP="00FC3A48">
      <w:pPr>
        <w:pStyle w:val="Heading3"/>
      </w:pPr>
      <w:bookmarkStart w:id="630" w:name="_Toc332199186"/>
      <w:r>
        <w:t>Security Token Location</w:t>
      </w:r>
      <w:bookmarkEnd w:id="630"/>
    </w:p>
    <w:p w14:paraId="76BE1032" w14:textId="77777777" w:rsidR="00EB6014" w:rsidRDefault="00EB6014" w:rsidP="00EB6014">
      <w:pPr>
        <w:rPr>
          <w:ins w:id="631" w:author="Avin Mathew" w:date="2012-08-07T10:55:00Z"/>
        </w:rPr>
      </w:pPr>
      <w:ins w:id="632" w:author="Avin Mathew" w:date="2012-08-07T10:55:00Z">
        <w:r>
          <w:t xml:space="preserve">Security tokens are placed in a SOAP header nested in an </w:t>
        </w:r>
        <w:proofErr w:type="spellStart"/>
        <w:r>
          <w:t>AuthorizationToken</w:t>
        </w:r>
        <w:proofErr w:type="spellEnd"/>
        <w:r>
          <w:t xml:space="preserve"> element using the ISBM namespace (</w:t>
        </w:r>
        <w:r w:rsidRPr="00811057">
          <w:t>http://www.openoandm.org/xml/ISBM/</w:t>
        </w:r>
        <w:r>
          <w:t xml:space="preserve">). The </w:t>
        </w:r>
        <w:proofErr w:type="spellStart"/>
        <w:r>
          <w:t>AuthorizationToken</w:t>
        </w:r>
        <w:proofErr w:type="spellEnd"/>
        <w:r>
          <w:t xml:space="preserve"> can be considered to have a </w:t>
        </w:r>
        <w:proofErr w:type="spellStart"/>
        <w:r>
          <w:t>xs</w:t>
        </w:r>
        <w:proofErr w:type="gramStart"/>
        <w:r>
          <w:t>:any</w:t>
        </w:r>
        <w:proofErr w:type="spellEnd"/>
        <w:proofErr w:type="gramEnd"/>
        <w:r>
          <w:t xml:space="preserve"> element, and as indicated above, the type of the nested token element must be defined by an ISBM Service Provider. An example of a SOAP envelope for the Channel Management Service Get Channels method using a string-based token format is shown below.</w:t>
        </w:r>
      </w:ins>
    </w:p>
    <w:p w14:paraId="74805136" w14:textId="77777777" w:rsidR="00EB6014" w:rsidRDefault="00EB6014" w:rsidP="00EB6014">
      <w:pPr>
        <w:autoSpaceDE w:val="0"/>
        <w:autoSpaceDN w:val="0"/>
        <w:adjustRightInd w:val="0"/>
        <w:spacing w:before="0" w:after="0"/>
        <w:jc w:val="left"/>
        <w:rPr>
          <w:ins w:id="633" w:author="Avin Mathew" w:date="2012-08-07T10:55:00Z"/>
          <w:rFonts w:ascii="Consolas" w:hAnsi="Consolas" w:cs="Consolas"/>
          <w:sz w:val="21"/>
          <w:szCs w:val="21"/>
          <w:lang w:val="en-AU"/>
        </w:rPr>
      </w:pPr>
      <w:ins w:id="634" w:author="Avin Mathew" w:date="2012-08-07T10:55:00Z">
        <w:r>
          <w:rPr>
            <w:rFonts w:ascii="Consolas" w:hAnsi="Consolas" w:cs="Consolas"/>
            <w:color w:val="0000FF"/>
            <w:sz w:val="21"/>
            <w:szCs w:val="21"/>
            <w:lang w:val="en-AU"/>
          </w:rPr>
          <w:t>&lt;</w:t>
        </w:r>
        <w:proofErr w:type="spellStart"/>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:Envelope</w:t>
        </w:r>
        <w:proofErr w:type="spellEnd"/>
        <w:proofErr w:type="gramEnd"/>
        <w:r>
          <w:rPr>
            <w:rFonts w:ascii="Consolas" w:hAnsi="Consolas" w:cs="Consolas"/>
            <w:color w:val="0000FF"/>
            <w:sz w:val="21"/>
            <w:szCs w:val="21"/>
            <w:lang w:val="en-AU"/>
          </w:rPr>
          <w:t xml:space="preserve"> </w:t>
        </w:r>
        <w:proofErr w:type="spellStart"/>
        <w:r>
          <w:rPr>
            <w:rFonts w:ascii="Consolas" w:hAnsi="Consolas" w:cs="Consolas"/>
            <w:color w:val="FF0000"/>
            <w:sz w:val="21"/>
            <w:szCs w:val="21"/>
            <w:lang w:val="en-AU"/>
          </w:rPr>
          <w:t>xmlns:soap</w:t>
        </w:r>
        <w:proofErr w:type="spellEnd"/>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http://schemas.xmlsoap.org/soap/envelope/</w:t>
        </w:r>
        <w:r>
          <w:rPr>
            <w:rFonts w:ascii="Consolas" w:hAnsi="Consolas" w:cs="Consolas"/>
            <w:sz w:val="21"/>
            <w:szCs w:val="21"/>
            <w:lang w:val="en-AU"/>
          </w:rPr>
          <w:t>"</w:t>
        </w:r>
      </w:ins>
    </w:p>
    <w:p w14:paraId="79B878FA" w14:textId="77777777" w:rsidR="00EB6014" w:rsidRDefault="00EB6014" w:rsidP="00EB6014">
      <w:pPr>
        <w:autoSpaceDE w:val="0"/>
        <w:autoSpaceDN w:val="0"/>
        <w:adjustRightInd w:val="0"/>
        <w:spacing w:before="0" w:after="0"/>
        <w:jc w:val="left"/>
        <w:rPr>
          <w:ins w:id="635" w:author="Avin Mathew" w:date="2012-08-07T10:55:00Z"/>
          <w:rFonts w:ascii="Consolas" w:hAnsi="Consolas" w:cs="Consolas"/>
          <w:sz w:val="21"/>
          <w:szCs w:val="21"/>
          <w:lang w:val="en-AU"/>
        </w:rPr>
      </w:pPr>
      <w:ins w:id="636" w:author="Avin Mathew" w:date="2012-08-07T10:55:00Z">
        <w:r>
          <w:rPr>
            <w:rFonts w:ascii="Consolas" w:hAnsi="Consolas" w:cs="Consolas"/>
            <w:color w:val="0000FF"/>
            <w:sz w:val="21"/>
            <w:szCs w:val="21"/>
            <w:lang w:val="en-AU"/>
          </w:rPr>
          <w:t xml:space="preserve">               </w:t>
        </w:r>
        <w:proofErr w:type="spellStart"/>
        <w:r>
          <w:rPr>
            <w:rFonts w:ascii="Consolas" w:hAnsi="Consolas" w:cs="Consolas"/>
            <w:color w:val="FF0000"/>
            <w:sz w:val="21"/>
            <w:szCs w:val="21"/>
            <w:lang w:val="en-AU"/>
          </w:rPr>
          <w:t>xmlns:isbm</w:t>
        </w:r>
        <w:proofErr w:type="spellEnd"/>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http://www.openoandm.org/xml/ISBM/</w:t>
        </w:r>
        <w:r>
          <w:rPr>
            <w:rFonts w:ascii="Consolas" w:hAnsi="Consolas" w:cs="Consolas"/>
            <w:sz w:val="21"/>
            <w:szCs w:val="21"/>
            <w:lang w:val="en-AU"/>
          </w:rPr>
          <w:t>"</w:t>
        </w:r>
      </w:ins>
    </w:p>
    <w:p w14:paraId="35061278" w14:textId="77777777" w:rsidR="00EB6014" w:rsidRDefault="00EB6014" w:rsidP="00EB6014">
      <w:pPr>
        <w:autoSpaceDE w:val="0"/>
        <w:autoSpaceDN w:val="0"/>
        <w:adjustRightInd w:val="0"/>
        <w:spacing w:before="0" w:after="0"/>
        <w:jc w:val="left"/>
        <w:rPr>
          <w:ins w:id="637" w:author="Avin Mathew" w:date="2012-08-07T10:55:00Z"/>
          <w:rFonts w:ascii="Consolas" w:hAnsi="Consolas" w:cs="Consolas"/>
          <w:sz w:val="21"/>
          <w:szCs w:val="21"/>
          <w:lang w:val="en-AU"/>
        </w:rPr>
      </w:pPr>
      <w:ins w:id="638" w:author="Avin Mathew" w:date="2012-08-07T10:55:00Z">
        <w:r>
          <w:rPr>
            <w:rFonts w:ascii="Consolas" w:hAnsi="Consolas" w:cs="Consolas"/>
            <w:color w:val="0000FF"/>
            <w:sz w:val="21"/>
            <w:szCs w:val="21"/>
            <w:lang w:val="en-AU"/>
          </w:rPr>
          <w:t xml:space="preserve">               </w:t>
        </w:r>
        <w:proofErr w:type="spellStart"/>
        <w:r>
          <w:rPr>
            <w:rFonts w:ascii="Consolas" w:hAnsi="Consolas" w:cs="Consolas"/>
            <w:color w:val="FF0000"/>
            <w:sz w:val="21"/>
            <w:szCs w:val="21"/>
            <w:lang w:val="en-AU"/>
          </w:rPr>
          <w:t>xmlns:sp</w:t>
        </w:r>
        <w:proofErr w:type="spellEnd"/>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http://schemas.company.com/</w:t>
        </w:r>
        <w:proofErr w:type="spellStart"/>
        <w:r>
          <w:rPr>
            <w:rFonts w:ascii="Consolas" w:hAnsi="Consolas" w:cs="Consolas"/>
            <w:color w:val="0000FF"/>
            <w:sz w:val="21"/>
            <w:szCs w:val="21"/>
            <w:lang w:val="en-AU"/>
          </w:rPr>
          <w:t>isbm</w:t>
        </w:r>
        <w:proofErr w:type="spellEnd"/>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&gt;</w:t>
        </w:r>
      </w:ins>
    </w:p>
    <w:p w14:paraId="44FF64FA" w14:textId="77777777" w:rsidR="00EB6014" w:rsidRDefault="00EB6014" w:rsidP="00EB6014">
      <w:pPr>
        <w:autoSpaceDE w:val="0"/>
        <w:autoSpaceDN w:val="0"/>
        <w:adjustRightInd w:val="0"/>
        <w:spacing w:before="0" w:after="0"/>
        <w:jc w:val="left"/>
        <w:rPr>
          <w:ins w:id="639" w:author="Avin Mathew" w:date="2012-08-07T10:55:00Z"/>
          <w:rFonts w:ascii="Consolas" w:hAnsi="Consolas" w:cs="Consolas"/>
          <w:sz w:val="21"/>
          <w:szCs w:val="21"/>
          <w:lang w:val="en-AU"/>
        </w:rPr>
      </w:pPr>
      <w:ins w:id="640" w:author="Avin Mathew" w:date="2012-08-07T10:55:00Z">
        <w:r>
          <w:rPr>
            <w:rFonts w:ascii="Consolas" w:hAnsi="Consolas" w:cs="Consolas"/>
            <w:color w:val="0000FF"/>
            <w:sz w:val="21"/>
            <w:szCs w:val="21"/>
            <w:lang w:val="en-AU"/>
          </w:rPr>
          <w:t xml:space="preserve">  &lt;</w:t>
        </w:r>
        <w:proofErr w:type="spellStart"/>
        <w:proofErr w:type="gramStart"/>
        <w:r>
          <w:rPr>
            <w:rFonts w:ascii="Consolas" w:hAnsi="Consolas" w:cs="Consolas"/>
            <w:color w:val="A31515"/>
            <w:sz w:val="21"/>
            <w:szCs w:val="21"/>
            <w:lang w:val="en-AU"/>
          </w:rPr>
          <w:t>soap:</w:t>
        </w:r>
        <w:proofErr w:type="gramEnd"/>
        <w:r>
          <w:rPr>
            <w:rFonts w:ascii="Consolas" w:hAnsi="Consolas" w:cs="Consolas"/>
            <w:color w:val="A31515"/>
            <w:sz w:val="21"/>
            <w:szCs w:val="21"/>
            <w:lang w:val="en-AU"/>
          </w:rPr>
          <w:t>Header</w:t>
        </w:r>
        <w:proofErr w:type="spellEnd"/>
        <w:r>
          <w:rPr>
            <w:rFonts w:ascii="Consolas" w:hAnsi="Consolas" w:cs="Consolas"/>
            <w:color w:val="0000FF"/>
            <w:sz w:val="21"/>
            <w:szCs w:val="21"/>
            <w:lang w:val="en-AU"/>
          </w:rPr>
          <w:t>&gt;</w:t>
        </w:r>
      </w:ins>
    </w:p>
    <w:p w14:paraId="14D1AD6E" w14:textId="77777777" w:rsidR="00EB6014" w:rsidRDefault="00EB6014" w:rsidP="00EB6014">
      <w:pPr>
        <w:autoSpaceDE w:val="0"/>
        <w:autoSpaceDN w:val="0"/>
        <w:adjustRightInd w:val="0"/>
        <w:spacing w:before="0" w:after="0"/>
        <w:jc w:val="left"/>
        <w:rPr>
          <w:ins w:id="641" w:author="Avin Mathew" w:date="2012-08-07T10:55:00Z"/>
          <w:rFonts w:ascii="Consolas" w:hAnsi="Consolas" w:cs="Consolas"/>
          <w:sz w:val="21"/>
          <w:szCs w:val="21"/>
          <w:lang w:val="en-AU"/>
        </w:rPr>
      </w:pPr>
      <w:ins w:id="642" w:author="Avin Mathew" w:date="2012-08-07T10:55:00Z">
        <w:r>
          <w:rPr>
            <w:rFonts w:ascii="Consolas" w:hAnsi="Consolas" w:cs="Consolas"/>
            <w:color w:val="0000FF"/>
            <w:sz w:val="21"/>
            <w:szCs w:val="21"/>
            <w:lang w:val="en-AU"/>
          </w:rPr>
          <w:t xml:space="preserve">    &lt;</w:t>
        </w:r>
        <w:proofErr w:type="spellStart"/>
        <w:proofErr w:type="gramStart"/>
        <w:r>
          <w:rPr>
            <w:rFonts w:ascii="Consolas" w:hAnsi="Consolas" w:cs="Consolas"/>
            <w:color w:val="A31515"/>
            <w:sz w:val="21"/>
            <w:szCs w:val="21"/>
            <w:lang w:val="en-AU"/>
          </w:rPr>
          <w:t>isbm:</w:t>
        </w:r>
        <w:proofErr w:type="gramEnd"/>
        <w:r>
          <w:rPr>
            <w:rFonts w:ascii="Consolas" w:hAnsi="Consolas" w:cs="Consolas"/>
            <w:color w:val="A31515"/>
            <w:sz w:val="21"/>
            <w:szCs w:val="21"/>
            <w:lang w:val="en-AU"/>
          </w:rPr>
          <w:t>AuthorizationToken</w:t>
        </w:r>
        <w:proofErr w:type="spellEnd"/>
        <w:r>
          <w:rPr>
            <w:rFonts w:ascii="Consolas" w:hAnsi="Consolas" w:cs="Consolas"/>
            <w:color w:val="0000FF"/>
            <w:sz w:val="21"/>
            <w:szCs w:val="21"/>
            <w:lang w:val="en-AU"/>
          </w:rPr>
          <w:t>&gt;</w:t>
        </w:r>
      </w:ins>
    </w:p>
    <w:p w14:paraId="4AF709EF" w14:textId="77777777" w:rsidR="00EB6014" w:rsidRDefault="00EB6014" w:rsidP="00EB6014">
      <w:pPr>
        <w:autoSpaceDE w:val="0"/>
        <w:autoSpaceDN w:val="0"/>
        <w:adjustRightInd w:val="0"/>
        <w:spacing w:before="0" w:after="0"/>
        <w:jc w:val="left"/>
        <w:rPr>
          <w:ins w:id="643" w:author="Avin Mathew" w:date="2012-08-07T10:55:00Z"/>
          <w:rFonts w:ascii="Consolas" w:hAnsi="Consolas" w:cs="Consolas"/>
          <w:sz w:val="21"/>
          <w:szCs w:val="21"/>
          <w:lang w:val="en-AU"/>
        </w:rPr>
      </w:pPr>
      <w:ins w:id="644" w:author="Avin Mathew" w:date="2012-08-07T10:55:00Z">
        <w:r>
          <w:rPr>
            <w:rFonts w:ascii="Consolas" w:hAnsi="Consolas" w:cs="Consolas"/>
            <w:color w:val="0000FF"/>
            <w:sz w:val="21"/>
            <w:szCs w:val="21"/>
            <w:lang w:val="en-AU"/>
          </w:rPr>
          <w:t xml:space="preserve">      &lt;</w:t>
        </w:r>
        <w:proofErr w:type="spellStart"/>
        <w:proofErr w:type="gramStart"/>
        <w:r>
          <w:rPr>
            <w:rFonts w:ascii="Consolas" w:hAnsi="Consolas" w:cs="Consolas"/>
            <w:color w:val="A31515"/>
            <w:sz w:val="21"/>
            <w:szCs w:val="21"/>
            <w:lang w:val="en-AU"/>
          </w:rPr>
          <w:t>sp:</w:t>
        </w:r>
        <w:proofErr w:type="gramEnd"/>
        <w:r>
          <w:rPr>
            <w:rFonts w:ascii="Consolas" w:hAnsi="Consolas" w:cs="Consolas"/>
            <w:color w:val="A31515"/>
            <w:sz w:val="21"/>
            <w:szCs w:val="21"/>
            <w:lang w:val="en-AU"/>
          </w:rPr>
          <w:t>StringAuthorizationToken</w:t>
        </w:r>
        <w:proofErr w:type="spellEnd"/>
        <w:r>
          <w:rPr>
            <w:rFonts w:ascii="Consolas" w:hAnsi="Consolas" w:cs="Consolas"/>
            <w:color w:val="0000FF"/>
            <w:sz w:val="21"/>
            <w:szCs w:val="21"/>
            <w:lang w:val="en-AU"/>
          </w:rPr>
          <w:t>&gt;</w:t>
        </w:r>
      </w:ins>
    </w:p>
    <w:p w14:paraId="0244FFC7" w14:textId="77777777" w:rsidR="00EB6014" w:rsidRDefault="00EB6014" w:rsidP="00EB6014">
      <w:pPr>
        <w:autoSpaceDE w:val="0"/>
        <w:autoSpaceDN w:val="0"/>
        <w:adjustRightInd w:val="0"/>
        <w:spacing w:before="0" w:after="0"/>
        <w:jc w:val="left"/>
        <w:rPr>
          <w:ins w:id="645" w:author="Avin Mathew" w:date="2012-08-07T10:55:00Z"/>
          <w:rFonts w:ascii="Consolas" w:hAnsi="Consolas" w:cs="Consolas"/>
          <w:sz w:val="21"/>
          <w:szCs w:val="21"/>
          <w:lang w:val="en-AU"/>
        </w:rPr>
      </w:pPr>
      <w:ins w:id="646" w:author="Avin Mathew" w:date="2012-08-07T10:55:00Z">
        <w:r>
          <w:rPr>
            <w:rFonts w:ascii="Consolas" w:hAnsi="Consolas" w:cs="Consolas"/>
            <w:sz w:val="21"/>
            <w:szCs w:val="21"/>
            <w:lang w:val="en-AU"/>
          </w:rPr>
          <w:t xml:space="preserve">        </w:t>
        </w:r>
        <w:proofErr w:type="gramStart"/>
        <w:r>
          <w:rPr>
            <w:rFonts w:ascii="Consolas" w:hAnsi="Consolas" w:cs="Consolas"/>
            <w:sz w:val="21"/>
            <w:szCs w:val="21"/>
            <w:lang w:val="en-AU"/>
          </w:rPr>
          <w:t>fa4c2231-3e17-4b52-a564-d1cbf5a8139b</w:t>
        </w:r>
        <w:proofErr w:type="gramEnd"/>
      </w:ins>
    </w:p>
    <w:p w14:paraId="2C1522A0" w14:textId="77777777" w:rsidR="00EB6014" w:rsidRDefault="00EB6014" w:rsidP="00EB6014">
      <w:pPr>
        <w:autoSpaceDE w:val="0"/>
        <w:autoSpaceDN w:val="0"/>
        <w:adjustRightInd w:val="0"/>
        <w:spacing w:before="0" w:after="0"/>
        <w:jc w:val="left"/>
        <w:rPr>
          <w:ins w:id="647" w:author="Avin Mathew" w:date="2012-08-07T10:55:00Z"/>
          <w:rFonts w:ascii="Consolas" w:hAnsi="Consolas" w:cs="Consolas"/>
          <w:sz w:val="21"/>
          <w:szCs w:val="21"/>
          <w:lang w:val="en-AU"/>
        </w:rPr>
      </w:pPr>
      <w:ins w:id="648" w:author="Avin Mathew" w:date="2012-08-07T10:55:00Z">
        <w:r>
          <w:rPr>
            <w:rFonts w:ascii="Consolas" w:hAnsi="Consolas" w:cs="Consolas"/>
            <w:color w:val="0000FF"/>
            <w:sz w:val="21"/>
            <w:szCs w:val="21"/>
            <w:lang w:val="en-AU"/>
          </w:rPr>
          <w:t xml:space="preserve">      &lt;/</w:t>
        </w:r>
        <w:proofErr w:type="spellStart"/>
        <w:r>
          <w:rPr>
            <w:rFonts w:ascii="Consolas" w:hAnsi="Consolas" w:cs="Consolas"/>
            <w:color w:val="A31515"/>
            <w:sz w:val="21"/>
            <w:szCs w:val="21"/>
            <w:lang w:val="en-AU"/>
          </w:rPr>
          <w:t>sp</w:t>
        </w:r>
        <w:proofErr w:type="gramStart"/>
        <w:r>
          <w:rPr>
            <w:rFonts w:ascii="Consolas" w:hAnsi="Consolas" w:cs="Consolas"/>
            <w:color w:val="A31515"/>
            <w:sz w:val="21"/>
            <w:szCs w:val="21"/>
            <w:lang w:val="en-AU"/>
          </w:rPr>
          <w:t>:StringAuthorizationToken</w:t>
        </w:r>
        <w:proofErr w:type="spellEnd"/>
        <w:proofErr w:type="gramEnd"/>
        <w:r>
          <w:rPr>
            <w:rFonts w:ascii="Consolas" w:hAnsi="Consolas" w:cs="Consolas"/>
            <w:color w:val="0000FF"/>
            <w:sz w:val="21"/>
            <w:szCs w:val="21"/>
            <w:lang w:val="en-AU"/>
          </w:rPr>
          <w:t>&gt;</w:t>
        </w:r>
      </w:ins>
    </w:p>
    <w:p w14:paraId="41DE29D8" w14:textId="77777777" w:rsidR="00EB6014" w:rsidRDefault="00EB6014" w:rsidP="00EB6014">
      <w:pPr>
        <w:autoSpaceDE w:val="0"/>
        <w:autoSpaceDN w:val="0"/>
        <w:adjustRightInd w:val="0"/>
        <w:spacing w:before="0" w:after="0"/>
        <w:jc w:val="left"/>
        <w:rPr>
          <w:ins w:id="649" w:author="Avin Mathew" w:date="2012-08-07T10:55:00Z"/>
          <w:rFonts w:ascii="Consolas" w:hAnsi="Consolas" w:cs="Consolas"/>
          <w:sz w:val="21"/>
          <w:szCs w:val="21"/>
          <w:lang w:val="en-AU"/>
        </w:rPr>
      </w:pPr>
      <w:ins w:id="650" w:author="Avin Mathew" w:date="2012-08-07T10:55:00Z">
        <w:r>
          <w:rPr>
            <w:rFonts w:ascii="Consolas" w:hAnsi="Consolas" w:cs="Consolas"/>
            <w:color w:val="0000FF"/>
            <w:sz w:val="21"/>
            <w:szCs w:val="21"/>
            <w:lang w:val="en-AU"/>
          </w:rPr>
          <w:t xml:space="preserve">    &lt;/</w:t>
        </w:r>
        <w:proofErr w:type="spellStart"/>
        <w:r>
          <w:rPr>
            <w:rFonts w:ascii="Consolas" w:hAnsi="Consolas" w:cs="Consolas"/>
            <w:color w:val="A31515"/>
            <w:sz w:val="21"/>
            <w:szCs w:val="21"/>
            <w:lang w:val="en-AU"/>
          </w:rPr>
          <w:t>isbm</w:t>
        </w:r>
        <w:proofErr w:type="gramStart"/>
        <w:r>
          <w:rPr>
            <w:rFonts w:ascii="Consolas" w:hAnsi="Consolas" w:cs="Consolas"/>
            <w:color w:val="A31515"/>
            <w:sz w:val="21"/>
            <w:szCs w:val="21"/>
            <w:lang w:val="en-AU"/>
          </w:rPr>
          <w:t>:AuthorizationToken</w:t>
        </w:r>
        <w:proofErr w:type="spellEnd"/>
        <w:proofErr w:type="gramEnd"/>
        <w:r>
          <w:rPr>
            <w:rFonts w:ascii="Consolas" w:hAnsi="Consolas" w:cs="Consolas"/>
            <w:color w:val="0000FF"/>
            <w:sz w:val="21"/>
            <w:szCs w:val="21"/>
            <w:lang w:val="en-AU"/>
          </w:rPr>
          <w:t>&gt;</w:t>
        </w:r>
      </w:ins>
    </w:p>
    <w:p w14:paraId="02F82C86" w14:textId="77777777" w:rsidR="00EB6014" w:rsidRDefault="00EB6014" w:rsidP="00EB6014">
      <w:pPr>
        <w:autoSpaceDE w:val="0"/>
        <w:autoSpaceDN w:val="0"/>
        <w:adjustRightInd w:val="0"/>
        <w:spacing w:before="0" w:after="0"/>
        <w:jc w:val="left"/>
        <w:rPr>
          <w:ins w:id="651" w:author="Avin Mathew" w:date="2012-08-07T10:55:00Z"/>
          <w:rFonts w:ascii="Consolas" w:hAnsi="Consolas" w:cs="Consolas"/>
          <w:sz w:val="21"/>
          <w:szCs w:val="21"/>
          <w:lang w:val="en-AU"/>
        </w:rPr>
      </w:pPr>
      <w:ins w:id="652" w:author="Avin Mathew" w:date="2012-08-07T10:55:00Z">
        <w:r>
          <w:rPr>
            <w:rFonts w:ascii="Consolas" w:hAnsi="Consolas" w:cs="Consolas"/>
            <w:color w:val="0000FF"/>
            <w:sz w:val="21"/>
            <w:szCs w:val="21"/>
            <w:lang w:val="en-AU"/>
          </w:rPr>
          <w:t xml:space="preserve">  &lt;/</w:t>
        </w:r>
        <w:proofErr w:type="spellStart"/>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:Header</w:t>
        </w:r>
        <w:proofErr w:type="spellEnd"/>
        <w:proofErr w:type="gramEnd"/>
        <w:r>
          <w:rPr>
            <w:rFonts w:ascii="Consolas" w:hAnsi="Consolas" w:cs="Consolas"/>
            <w:color w:val="0000FF"/>
            <w:sz w:val="21"/>
            <w:szCs w:val="21"/>
            <w:lang w:val="en-AU"/>
          </w:rPr>
          <w:t>&gt;</w:t>
        </w:r>
      </w:ins>
    </w:p>
    <w:p w14:paraId="05D0B71F" w14:textId="77777777" w:rsidR="00EB6014" w:rsidRDefault="00EB6014" w:rsidP="00EB6014">
      <w:pPr>
        <w:autoSpaceDE w:val="0"/>
        <w:autoSpaceDN w:val="0"/>
        <w:adjustRightInd w:val="0"/>
        <w:spacing w:before="0" w:after="0"/>
        <w:jc w:val="left"/>
        <w:rPr>
          <w:ins w:id="653" w:author="Avin Mathew" w:date="2012-08-07T10:55:00Z"/>
          <w:rFonts w:ascii="Consolas" w:hAnsi="Consolas" w:cs="Consolas"/>
          <w:sz w:val="21"/>
          <w:szCs w:val="21"/>
          <w:lang w:val="en-AU"/>
        </w:rPr>
      </w:pPr>
      <w:ins w:id="654" w:author="Avin Mathew" w:date="2012-08-07T10:55:00Z">
        <w:r>
          <w:rPr>
            <w:rFonts w:ascii="Consolas" w:hAnsi="Consolas" w:cs="Consolas"/>
            <w:color w:val="0000FF"/>
            <w:sz w:val="21"/>
            <w:szCs w:val="21"/>
            <w:lang w:val="en-AU"/>
          </w:rPr>
          <w:t xml:space="preserve">  &lt;</w:t>
        </w:r>
        <w:proofErr w:type="spellStart"/>
        <w:proofErr w:type="gramStart"/>
        <w:r>
          <w:rPr>
            <w:rFonts w:ascii="Consolas" w:hAnsi="Consolas" w:cs="Consolas"/>
            <w:color w:val="A31515"/>
            <w:sz w:val="21"/>
            <w:szCs w:val="21"/>
            <w:lang w:val="en-AU"/>
          </w:rPr>
          <w:t>soap:</w:t>
        </w:r>
        <w:proofErr w:type="gramEnd"/>
        <w:r>
          <w:rPr>
            <w:rFonts w:ascii="Consolas" w:hAnsi="Consolas" w:cs="Consolas"/>
            <w:color w:val="A31515"/>
            <w:sz w:val="21"/>
            <w:szCs w:val="21"/>
            <w:lang w:val="en-AU"/>
          </w:rPr>
          <w:t>Body</w:t>
        </w:r>
        <w:proofErr w:type="spellEnd"/>
        <w:r>
          <w:rPr>
            <w:rFonts w:ascii="Consolas" w:hAnsi="Consolas" w:cs="Consolas"/>
            <w:color w:val="0000FF"/>
            <w:sz w:val="21"/>
            <w:szCs w:val="21"/>
            <w:lang w:val="en-AU"/>
          </w:rPr>
          <w:t>&gt;</w:t>
        </w:r>
      </w:ins>
    </w:p>
    <w:p w14:paraId="330DDAB6" w14:textId="77777777" w:rsidR="00EB6014" w:rsidRDefault="00EB6014" w:rsidP="00EB6014">
      <w:pPr>
        <w:autoSpaceDE w:val="0"/>
        <w:autoSpaceDN w:val="0"/>
        <w:adjustRightInd w:val="0"/>
        <w:spacing w:before="0" w:after="0"/>
        <w:jc w:val="left"/>
        <w:rPr>
          <w:ins w:id="655" w:author="Avin Mathew" w:date="2012-08-07T10:55:00Z"/>
          <w:rFonts w:ascii="Consolas" w:hAnsi="Consolas" w:cs="Consolas"/>
          <w:sz w:val="21"/>
          <w:szCs w:val="21"/>
          <w:lang w:val="en-AU"/>
        </w:rPr>
      </w:pPr>
      <w:ins w:id="656" w:author="Avin Mathew" w:date="2012-08-07T10:55:00Z">
        <w:r>
          <w:rPr>
            <w:rFonts w:ascii="Consolas" w:hAnsi="Consolas" w:cs="Consolas"/>
            <w:color w:val="0000FF"/>
            <w:sz w:val="21"/>
            <w:szCs w:val="21"/>
            <w:lang w:val="en-AU"/>
          </w:rPr>
          <w:t xml:space="preserve">    &lt;</w:t>
        </w:r>
        <w:proofErr w:type="spellStart"/>
        <w:r>
          <w:rPr>
            <w:rFonts w:ascii="Consolas" w:hAnsi="Consolas" w:cs="Consolas"/>
            <w:color w:val="A31515"/>
            <w:sz w:val="21"/>
            <w:szCs w:val="21"/>
            <w:lang w:val="en-AU"/>
          </w:rPr>
          <w:t>isbm</w:t>
        </w:r>
        <w:proofErr w:type="gramStart"/>
        <w:r>
          <w:rPr>
            <w:rFonts w:ascii="Consolas" w:hAnsi="Consolas" w:cs="Consolas"/>
            <w:color w:val="A31515"/>
            <w:sz w:val="21"/>
            <w:szCs w:val="21"/>
            <w:lang w:val="en-AU"/>
          </w:rPr>
          <w:t>:GetChannels</w:t>
        </w:r>
        <w:proofErr w:type="spellEnd"/>
        <w:proofErr w:type="gramEnd"/>
        <w:r>
          <w:rPr>
            <w:rFonts w:ascii="Consolas" w:hAnsi="Consolas" w:cs="Consolas"/>
            <w:color w:val="0000FF"/>
            <w:sz w:val="21"/>
            <w:szCs w:val="21"/>
            <w:lang w:val="en-AU"/>
          </w:rPr>
          <w:t xml:space="preserve"> /&gt;</w:t>
        </w:r>
      </w:ins>
    </w:p>
    <w:p w14:paraId="358C364D" w14:textId="77777777" w:rsidR="00EB6014" w:rsidRDefault="00EB6014" w:rsidP="00EB6014">
      <w:pPr>
        <w:autoSpaceDE w:val="0"/>
        <w:autoSpaceDN w:val="0"/>
        <w:adjustRightInd w:val="0"/>
        <w:spacing w:before="0" w:after="0"/>
        <w:jc w:val="left"/>
        <w:rPr>
          <w:ins w:id="657" w:author="Avin Mathew" w:date="2012-08-07T10:55:00Z"/>
          <w:rFonts w:ascii="Consolas" w:hAnsi="Consolas" w:cs="Consolas"/>
          <w:sz w:val="21"/>
          <w:szCs w:val="21"/>
          <w:lang w:val="en-AU"/>
        </w:rPr>
      </w:pPr>
      <w:ins w:id="658" w:author="Avin Mathew" w:date="2012-08-07T10:55:00Z">
        <w:r>
          <w:rPr>
            <w:rFonts w:ascii="Consolas" w:hAnsi="Consolas" w:cs="Consolas"/>
            <w:color w:val="0000FF"/>
            <w:sz w:val="21"/>
            <w:szCs w:val="21"/>
            <w:lang w:val="en-AU"/>
          </w:rPr>
          <w:t xml:space="preserve">  &lt;/</w:t>
        </w:r>
        <w:proofErr w:type="spellStart"/>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:Body</w:t>
        </w:r>
        <w:proofErr w:type="spellEnd"/>
        <w:proofErr w:type="gramEnd"/>
        <w:r>
          <w:rPr>
            <w:rFonts w:ascii="Consolas" w:hAnsi="Consolas" w:cs="Consolas"/>
            <w:color w:val="0000FF"/>
            <w:sz w:val="21"/>
            <w:szCs w:val="21"/>
            <w:lang w:val="en-AU"/>
          </w:rPr>
          <w:t>&gt;</w:t>
        </w:r>
      </w:ins>
    </w:p>
    <w:p w14:paraId="5F0BE96C" w14:textId="77777777" w:rsidR="00EB6014" w:rsidRDefault="00EB6014" w:rsidP="00EB6014">
      <w:pPr>
        <w:autoSpaceDE w:val="0"/>
        <w:autoSpaceDN w:val="0"/>
        <w:adjustRightInd w:val="0"/>
        <w:spacing w:before="0" w:after="0"/>
        <w:jc w:val="left"/>
        <w:rPr>
          <w:ins w:id="659" w:author="Avin Mathew" w:date="2012-08-07T10:55:00Z"/>
          <w:rFonts w:ascii="Consolas" w:hAnsi="Consolas" w:cs="Consolas"/>
          <w:sz w:val="21"/>
          <w:szCs w:val="21"/>
          <w:lang w:val="en-AU"/>
        </w:rPr>
      </w:pPr>
      <w:ins w:id="660" w:author="Avin Mathew" w:date="2012-08-07T10:55:00Z">
        <w:r>
          <w:rPr>
            <w:rFonts w:ascii="Consolas" w:hAnsi="Consolas" w:cs="Consolas"/>
            <w:color w:val="0000FF"/>
            <w:sz w:val="21"/>
            <w:szCs w:val="21"/>
            <w:lang w:val="en-AU"/>
          </w:rPr>
          <w:lastRenderedPageBreak/>
          <w:t>&lt;/</w:t>
        </w:r>
        <w:proofErr w:type="spellStart"/>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:Envelope</w:t>
        </w:r>
        <w:proofErr w:type="spellEnd"/>
        <w:proofErr w:type="gramEnd"/>
        <w:r>
          <w:rPr>
            <w:rFonts w:ascii="Consolas" w:hAnsi="Consolas" w:cs="Consolas"/>
            <w:color w:val="0000FF"/>
            <w:sz w:val="21"/>
            <w:szCs w:val="21"/>
            <w:lang w:val="en-AU"/>
          </w:rPr>
          <w:t>&gt;</w:t>
        </w:r>
      </w:ins>
    </w:p>
    <w:p w14:paraId="0877CB47" w14:textId="49829EB1" w:rsidR="00EB6014" w:rsidRPr="00EB6014" w:rsidRDefault="00EB6014" w:rsidP="00EB6014">
      <w:ins w:id="661" w:author="Avin Mathew" w:date="2012-08-07T10:55:00Z">
        <w:r>
          <w:t xml:space="preserve">If WS-Security tokens are used, these tokens should be placed in the Security element (and not the </w:t>
        </w:r>
        <w:proofErr w:type="spellStart"/>
        <w:r>
          <w:t>AuthorizationToken</w:t>
        </w:r>
        <w:proofErr w:type="spellEnd"/>
        <w:r>
          <w:t xml:space="preserve"> element) using the WS-Security namespace as per the WS-Security Core Specification.</w:t>
        </w:r>
      </w:ins>
    </w:p>
    <w:p w14:paraId="7E5A816E" w14:textId="77777777" w:rsidR="00AC53E6" w:rsidRPr="00C22E55" w:rsidRDefault="00AC53E6" w:rsidP="00AC53E6">
      <w:pPr>
        <w:pStyle w:val="Heading3"/>
      </w:pPr>
      <w:bookmarkStart w:id="662" w:name="_Toc296516015"/>
      <w:bookmarkStart w:id="663" w:name="_Toc332199187"/>
      <w:r>
        <w:t>ISBM</w:t>
      </w:r>
      <w:r w:rsidRPr="00C22E55">
        <w:t xml:space="preserve"> Service </w:t>
      </w:r>
      <w:r>
        <w:t xml:space="preserve">Provider </w:t>
      </w:r>
      <w:r w:rsidRPr="00C22E55">
        <w:t>Implementations</w:t>
      </w:r>
      <w:bookmarkEnd w:id="662"/>
      <w:bookmarkEnd w:id="663"/>
    </w:p>
    <w:p w14:paraId="71246274" w14:textId="776DF529" w:rsidR="00AC53E6" w:rsidRDefault="00AC53E6" w:rsidP="00AC53E6">
      <w:pPr>
        <w:numPr>
          <w:ilvl w:val="0"/>
          <w:numId w:val="23"/>
        </w:numPr>
      </w:pPr>
      <w:r>
        <w:t xml:space="preserve">All </w:t>
      </w:r>
      <w:r>
        <w:rPr>
          <w:i/>
        </w:rPr>
        <w:t>ISBM</w:t>
      </w:r>
      <w:r w:rsidRPr="001848C1">
        <w:rPr>
          <w:i/>
        </w:rPr>
        <w:t xml:space="preserve"> Service Providers</w:t>
      </w:r>
      <w:r>
        <w:t xml:space="preserve"> implement </w:t>
      </w:r>
      <w:r w:rsidR="007D10DE">
        <w:t>a</w:t>
      </w:r>
      <w:r w:rsidR="00751C58">
        <w:t xml:space="preserve"> form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664" w:name="_Toc296516016"/>
      <w:bookmarkStart w:id="665" w:name="_Toc332199188"/>
      <w:r>
        <w:t>ISBM Application Implementation Considerations</w:t>
      </w:r>
      <w:bookmarkEnd w:id="664"/>
      <w:bookmarkEnd w:id="665"/>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666" w:name="_Toc332199189"/>
      <w:r>
        <w:t>ISBM</w:t>
      </w:r>
      <w:r w:rsidR="00F37392">
        <w:t xml:space="preserve"> Service Provider Considerations</w:t>
      </w:r>
      <w:bookmarkEnd w:id="666"/>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667" w:name="_Toc332199190"/>
      <w:r>
        <w:t>Security Considerations</w:t>
      </w:r>
      <w:bookmarkEnd w:id="667"/>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lastRenderedPageBreak/>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668" w:name="_Toc332199191"/>
      <w:r>
        <w:t>Notification</w:t>
      </w:r>
      <w:bookmarkEnd w:id="668"/>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69" w:name="_Toc332199192"/>
      <w:r>
        <w:t xml:space="preserve">Data Format </w:t>
      </w:r>
      <w:r w:rsidR="005D46DB">
        <w:t>Validation</w:t>
      </w:r>
      <w:bookmarkEnd w:id="669"/>
    </w:p>
    <w:p w14:paraId="4D8D4E28" w14:textId="6766280E"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FC3A48">
        <w:t>s</w:t>
      </w:r>
      <w:r w:rsidR="005D46DB">
        <w:t xml:space="preserve"> and </w:t>
      </w:r>
      <w:r w:rsidR="00F37392">
        <w:t xml:space="preserve">XML </w:t>
      </w:r>
      <w:r w:rsidR="005D46DB">
        <w:t>S</w:t>
      </w:r>
      <w:r w:rsidR="00F37392">
        <w:t>chema files.</w:t>
      </w:r>
    </w:p>
    <w:p w14:paraId="40FC24C8" w14:textId="77777777" w:rsidR="00F37392" w:rsidRDefault="00F37392" w:rsidP="00276A48">
      <w:pPr>
        <w:pStyle w:val="Heading2"/>
      </w:pPr>
      <w:bookmarkStart w:id="670" w:name="_Toc332199193"/>
      <w:r>
        <w:t>Allowed Application Checking</w:t>
      </w:r>
      <w:bookmarkEnd w:id="670"/>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71" w:name="_Toc332199194"/>
      <w:r>
        <w:t>Data Exchange Logging</w:t>
      </w:r>
      <w:bookmarkEnd w:id="671"/>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72" w:name="_Toc332199195"/>
      <w:r>
        <w:t>Common Error Handling</w:t>
      </w:r>
      <w:bookmarkEnd w:id="672"/>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73" w:name="_Toc332199196"/>
      <w:r>
        <w:t>Data Transformation Services</w:t>
      </w:r>
      <w:bookmarkEnd w:id="673"/>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lastRenderedPageBreak/>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74" w:name="_Toc332199197"/>
      <w:r>
        <w:t xml:space="preserve">Cross Company </w:t>
      </w:r>
      <w:r w:rsidR="007C2586">
        <w:t>Bridge</w:t>
      </w:r>
      <w:bookmarkEnd w:id="674"/>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75"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75"/>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76" w:name="_Toc332199198"/>
      <w:r>
        <w:lastRenderedPageBreak/>
        <w:t>Service Definitions</w:t>
      </w:r>
      <w:bookmarkEnd w:id="676"/>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677" w:name="_Toc332199199"/>
      <w:r>
        <w:t>Data Dictionary</w:t>
      </w:r>
      <w:bookmarkEnd w:id="677"/>
    </w:p>
    <w:tbl>
      <w:tblPr>
        <w:tblStyle w:val="TableStyle"/>
        <w:tblW w:w="8755" w:type="dxa"/>
        <w:tblLook w:val="0420" w:firstRow="1" w:lastRow="0" w:firstColumn="0" w:lastColumn="0" w:noHBand="0" w:noVBand="1"/>
      </w:tblPr>
      <w:tblGrid>
        <w:gridCol w:w="2112"/>
        <w:gridCol w:w="6643"/>
      </w:tblGrid>
      <w:tr w:rsidR="00681B53" w14:paraId="6DDDB351" w14:textId="77777777" w:rsidTr="00681B53">
        <w:trPr>
          <w:cnfStyle w:val="100000000000" w:firstRow="1" w:lastRow="0" w:firstColumn="0" w:lastColumn="0" w:oddVBand="0" w:evenVBand="0" w:oddHBand="0" w:evenHBand="0" w:firstRowFirstColumn="0" w:firstRowLastColumn="0" w:lastRowFirstColumn="0" w:lastRowLastColumn="0"/>
        </w:trPr>
        <w:tc>
          <w:tcPr>
            <w:tcW w:w="2112" w:type="dxa"/>
          </w:tcPr>
          <w:p w14:paraId="13750F63" w14:textId="09D826E3" w:rsidR="00681B53" w:rsidRDefault="00681B53" w:rsidP="00CC3C28">
            <w:r>
              <w:t>Entry</w:t>
            </w:r>
          </w:p>
        </w:tc>
        <w:tc>
          <w:tcPr>
            <w:tcW w:w="6643" w:type="dxa"/>
          </w:tcPr>
          <w:p w14:paraId="0CDBF89F" w14:textId="77777777" w:rsidR="00681B53" w:rsidRDefault="00681B53" w:rsidP="00CC3C28">
            <w:r>
              <w:t>Description</w:t>
            </w:r>
          </w:p>
        </w:tc>
      </w:tr>
      <w:tr w:rsidR="00681B53" w14:paraId="0866050C" w14:textId="77777777" w:rsidTr="00681B53">
        <w:tc>
          <w:tcPr>
            <w:tcW w:w="2112" w:type="dxa"/>
          </w:tcPr>
          <w:p w14:paraId="28A0779E" w14:textId="32982910" w:rsidR="00681B53" w:rsidRDefault="00681B53" w:rsidP="00470DCB">
            <w:r>
              <w:t>Channel URI</w:t>
            </w:r>
          </w:p>
        </w:tc>
        <w:tc>
          <w:tcPr>
            <w:tcW w:w="6643" w:type="dxa"/>
          </w:tcPr>
          <w:p w14:paraId="2F19B5F3" w14:textId="0BA6F521" w:rsidR="00681B53" w:rsidRDefault="00681B53" w:rsidP="00CC3C28">
            <w:r>
              <w:t xml:space="preserve">The primary identifier for a channel. See Section </w:t>
            </w:r>
            <w:r>
              <w:fldChar w:fldCharType="begin"/>
            </w:r>
            <w:r>
              <w:instrText xml:space="preserve"> REF _Ref300214718 \r \h  \* MERGEFORMAT </w:instrText>
            </w:r>
            <w:r>
              <w:fldChar w:fldCharType="separate"/>
            </w:r>
            <w:r>
              <w:t>3.1</w:t>
            </w:r>
            <w:r>
              <w:fldChar w:fldCharType="end"/>
            </w:r>
            <w:r>
              <w:t xml:space="preserve"> for details on the format. </w:t>
            </w:r>
          </w:p>
        </w:tc>
      </w:tr>
      <w:tr w:rsidR="00681B53" w14:paraId="03CCB6D3" w14:textId="77777777" w:rsidTr="00681B53">
        <w:tc>
          <w:tcPr>
            <w:tcW w:w="2112" w:type="dxa"/>
          </w:tcPr>
          <w:p w14:paraId="38D14D8A" w14:textId="126C240E" w:rsidR="00681B53" w:rsidRDefault="00681B53" w:rsidP="00237B69">
            <w:r>
              <w:t>Channel Type</w:t>
            </w:r>
          </w:p>
        </w:tc>
        <w:tc>
          <w:tcPr>
            <w:tcW w:w="6643" w:type="dxa"/>
          </w:tcPr>
          <w:p w14:paraId="509874FC" w14:textId="38A5F336" w:rsidR="00681B53" w:rsidRDefault="00681B53" w:rsidP="00EB6014">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w:t>
            </w:r>
            <w:del w:id="678" w:author="Avin Mathew" w:date="2012-08-07T11:00:00Z">
              <w:r w:rsidDel="00EB6014">
                <w:delText>,</w:delText>
              </w:r>
            </w:del>
            <w:ins w:id="679" w:author="Avin Mathew" w:date="2012-08-07T11:00:00Z">
              <w:r w:rsidR="00EB6014">
                <w:t xml:space="preserve"> and</w:t>
              </w:r>
            </w:ins>
            <w:r>
              <w:t xml:space="preserve"> </w:t>
            </w:r>
            <w:commentRangeStart w:id="680"/>
            <w:r>
              <w:t>“Request”</w:t>
            </w:r>
            <w:commentRangeEnd w:id="680"/>
            <w:r w:rsidR="00EB6014">
              <w:rPr>
                <w:rStyle w:val="CommentReference"/>
              </w:rPr>
              <w:commentReference w:id="680"/>
            </w:r>
            <w:del w:id="681" w:author="Avin Mathew" w:date="2012-08-07T11:01:00Z">
              <w:r w:rsidDel="00EB6014">
                <w:delText xml:space="preserve"> and “Response”</w:delText>
              </w:r>
            </w:del>
            <w:r>
              <w:t>.</w:t>
            </w:r>
          </w:p>
        </w:tc>
      </w:tr>
      <w:tr w:rsidR="00681B53" w14:paraId="1B966692" w14:textId="77777777" w:rsidTr="00681B53">
        <w:tc>
          <w:tcPr>
            <w:tcW w:w="2112" w:type="dxa"/>
          </w:tcPr>
          <w:p w14:paraId="77732805" w14:textId="59AFED60" w:rsidR="00681B53" w:rsidRDefault="00681B53" w:rsidP="00470DCB">
            <w:r>
              <w:t>Channel Description</w:t>
            </w:r>
          </w:p>
        </w:tc>
        <w:tc>
          <w:tcPr>
            <w:tcW w:w="6643" w:type="dxa"/>
          </w:tcPr>
          <w:p w14:paraId="17D32DF2" w14:textId="6EB4D765" w:rsidR="00681B53" w:rsidRDefault="00681B53" w:rsidP="007A4CCC">
            <w:r>
              <w:t>The description of a channel.</w:t>
            </w:r>
          </w:p>
        </w:tc>
      </w:tr>
      <w:tr w:rsidR="00681B53" w14:paraId="35DFAD77" w14:textId="77777777" w:rsidTr="00681B53">
        <w:tc>
          <w:tcPr>
            <w:tcW w:w="2112" w:type="dxa"/>
          </w:tcPr>
          <w:p w14:paraId="5DDC72C2" w14:textId="4D324FDE" w:rsidR="00681B53" w:rsidRDefault="00681B53" w:rsidP="00470DCB">
            <w:r>
              <w:t>Authorization Token</w:t>
            </w:r>
          </w:p>
        </w:tc>
        <w:tc>
          <w:tcPr>
            <w:tcW w:w="6643" w:type="dxa"/>
          </w:tcPr>
          <w:p w14:paraId="6D2B6C1E" w14:textId="79EA0717" w:rsidR="00681B53" w:rsidRDefault="00681B53" w:rsidP="007A4CCC">
            <w:r>
              <w:t>The security tokens assigned to the channel. Must be a distinct set.</w:t>
            </w:r>
          </w:p>
        </w:tc>
      </w:tr>
      <w:tr w:rsidR="00681B53" w14:paraId="68E0116E" w14:textId="77777777" w:rsidTr="00681B53">
        <w:tc>
          <w:tcPr>
            <w:tcW w:w="2112" w:type="dxa"/>
          </w:tcPr>
          <w:p w14:paraId="6839EF06" w14:textId="1DBCFA22" w:rsidR="00681B53" w:rsidRDefault="00681B53" w:rsidP="00681B53">
            <w:r>
              <w:t>Topic</w:t>
            </w:r>
          </w:p>
        </w:tc>
        <w:tc>
          <w:tcPr>
            <w:tcW w:w="6643" w:type="dxa"/>
          </w:tcPr>
          <w:p w14:paraId="1193A9A6" w14:textId="1EF931B7" w:rsidR="00681B53" w:rsidRDefault="00681B53" w:rsidP="00FC3A48">
            <w:r>
              <w:t xml:space="preserve">The </w:t>
            </w:r>
            <w:r w:rsidR="00FC3A48">
              <w:t>topic name</w:t>
            </w:r>
            <w:r>
              <w:t>.</w:t>
            </w:r>
          </w:p>
        </w:tc>
      </w:tr>
      <w:tr w:rsidR="00681B53" w14:paraId="7286D380" w14:textId="77777777" w:rsidTr="00681B53">
        <w:tc>
          <w:tcPr>
            <w:tcW w:w="2112" w:type="dxa"/>
          </w:tcPr>
          <w:p w14:paraId="38006700" w14:textId="08B6B117" w:rsidR="00681B53" w:rsidRDefault="00681B53" w:rsidP="00470DCB">
            <w:proofErr w:type="spellStart"/>
            <w:r>
              <w:t>XPath</w:t>
            </w:r>
            <w:proofErr w:type="spellEnd"/>
            <w:r>
              <w:t xml:space="preserve"> Expression</w:t>
            </w:r>
          </w:p>
        </w:tc>
        <w:tc>
          <w:tcPr>
            <w:tcW w:w="6643" w:type="dxa"/>
          </w:tcPr>
          <w:p w14:paraId="027C3841" w14:textId="63857FE7" w:rsidR="00681B53" w:rsidRDefault="00681B53" w:rsidP="00CC3C28">
            <w:r>
              <w:t xml:space="preserve">The </w:t>
            </w:r>
            <w:proofErr w:type="spellStart"/>
            <w:r>
              <w:t>XPath</w:t>
            </w:r>
            <w:proofErr w:type="spellEnd"/>
            <w:r>
              <w:t xml:space="preserve"> 1.0 expression that is used to filter message content.</w:t>
            </w:r>
          </w:p>
        </w:tc>
      </w:tr>
      <w:tr w:rsidR="00681B53" w14:paraId="096CA834" w14:textId="77777777" w:rsidTr="00681B53">
        <w:tc>
          <w:tcPr>
            <w:tcW w:w="2112" w:type="dxa"/>
          </w:tcPr>
          <w:p w14:paraId="1F8300BD" w14:textId="63B4705B" w:rsidR="00681B53" w:rsidRDefault="00681B53" w:rsidP="00470DCB">
            <w:r>
              <w:t>Namespace Prefix</w:t>
            </w:r>
          </w:p>
        </w:tc>
        <w:tc>
          <w:tcPr>
            <w:tcW w:w="6643" w:type="dxa"/>
          </w:tcPr>
          <w:p w14:paraId="7FC02587" w14:textId="19F221BF" w:rsidR="00681B53" w:rsidRDefault="00681B53" w:rsidP="005E229F">
            <w:r>
              <w:t xml:space="preserve">The namespace prefix used for </w:t>
            </w:r>
            <w:proofErr w:type="spellStart"/>
            <w:r>
              <w:t>XPath</w:t>
            </w:r>
            <w:proofErr w:type="spellEnd"/>
            <w:r>
              <w:t xml:space="preserve"> expression.</w:t>
            </w:r>
          </w:p>
        </w:tc>
      </w:tr>
      <w:tr w:rsidR="00681B53" w14:paraId="3819297C" w14:textId="77777777" w:rsidTr="00681B53">
        <w:tc>
          <w:tcPr>
            <w:tcW w:w="2112" w:type="dxa"/>
          </w:tcPr>
          <w:p w14:paraId="727BD71C" w14:textId="77228B11" w:rsidR="00681B53" w:rsidRDefault="00681B53" w:rsidP="00681B53">
            <w:r>
              <w:t>Namespace Name</w:t>
            </w:r>
          </w:p>
        </w:tc>
        <w:tc>
          <w:tcPr>
            <w:tcW w:w="6643" w:type="dxa"/>
          </w:tcPr>
          <w:p w14:paraId="13F84FC6" w14:textId="673AF8D9" w:rsidR="00681B53" w:rsidRDefault="00681B53" w:rsidP="005E229F">
            <w:r>
              <w:t xml:space="preserve">The namespace name used for </w:t>
            </w:r>
            <w:proofErr w:type="spellStart"/>
            <w:r>
              <w:t>XPath</w:t>
            </w:r>
            <w:proofErr w:type="spellEnd"/>
            <w:r>
              <w:t xml:space="preserve"> expression.</w:t>
            </w:r>
          </w:p>
        </w:tc>
      </w:tr>
      <w:tr w:rsidR="00681B53" w14:paraId="3DB74B41" w14:textId="77777777" w:rsidTr="00681B53">
        <w:tc>
          <w:tcPr>
            <w:tcW w:w="2112" w:type="dxa"/>
          </w:tcPr>
          <w:p w14:paraId="546A2EDA" w14:textId="033DFE7F" w:rsidR="00681B53" w:rsidRDefault="00681B53" w:rsidP="00470DCB">
            <w:r>
              <w:t>Session ID</w:t>
            </w:r>
          </w:p>
        </w:tc>
        <w:tc>
          <w:tcPr>
            <w:tcW w:w="6643" w:type="dxa"/>
          </w:tcPr>
          <w:p w14:paraId="08945616" w14:textId="44ED32BE" w:rsidR="00681B53" w:rsidRDefault="00681B53" w:rsidP="00751C58">
            <w:r>
              <w:t>An identifier generated by the ISBM upon creation of a channel. Identifiers should be made non-obvious and not easily guessable.</w:t>
            </w:r>
          </w:p>
        </w:tc>
      </w:tr>
      <w:tr w:rsidR="00681B53" w14:paraId="43A2D7B2" w14:textId="77777777" w:rsidTr="00681B53">
        <w:tc>
          <w:tcPr>
            <w:tcW w:w="2112" w:type="dxa"/>
          </w:tcPr>
          <w:p w14:paraId="1AEBA563" w14:textId="7C58F03A" w:rsidR="00681B53" w:rsidRDefault="00681B53" w:rsidP="00470DCB">
            <w:r>
              <w:t>Listener URI</w:t>
            </w:r>
          </w:p>
        </w:tc>
        <w:tc>
          <w:tcPr>
            <w:tcW w:w="6643" w:type="dxa"/>
          </w:tcPr>
          <w:p w14:paraId="5D348A19" w14:textId="70315EAE" w:rsidR="00681B53" w:rsidRDefault="00681B53" w:rsidP="007A4CCC">
            <w:r>
              <w:t>The URI endpoint</w:t>
            </w:r>
            <w:r w:rsidR="00447B8A">
              <w:t xml:space="preserve">, reachable by the ISBM Service </w:t>
            </w:r>
            <w:proofErr w:type="gramStart"/>
            <w:r w:rsidR="00447B8A">
              <w:t>Provider,</w:t>
            </w:r>
            <w:r>
              <w:t xml:space="preserve"> that</w:t>
            </w:r>
            <w:proofErr w:type="gramEnd"/>
            <w:r>
              <w:t xml:space="preserve"> hosts an ISBM Notification Service. Used to indicate when a new message has arrived.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681B53" w14:paraId="3626EB11" w14:textId="77777777" w:rsidTr="00681B53">
        <w:tc>
          <w:tcPr>
            <w:tcW w:w="2112" w:type="dxa"/>
          </w:tcPr>
          <w:p w14:paraId="104C6230" w14:textId="7B04D3B6" w:rsidR="00681B53" w:rsidRDefault="00681B53" w:rsidP="00CC3C28">
            <w:r>
              <w:t>Message ID</w:t>
            </w:r>
          </w:p>
        </w:tc>
        <w:tc>
          <w:tcPr>
            <w:tcW w:w="6643" w:type="dxa"/>
          </w:tcPr>
          <w:p w14:paraId="5D5F9012" w14:textId="48FD3127" w:rsidR="00681B53" w:rsidRDefault="00681B53" w:rsidP="00DB3E61">
            <w:r>
              <w:t>An identifier generated by the ISBM upon creation of a message.</w:t>
            </w:r>
          </w:p>
        </w:tc>
      </w:tr>
      <w:tr w:rsidR="00681B53" w14:paraId="607E2536" w14:textId="77777777" w:rsidTr="00681B53">
        <w:tc>
          <w:tcPr>
            <w:tcW w:w="2112" w:type="dxa"/>
          </w:tcPr>
          <w:p w14:paraId="4A53449B" w14:textId="033ADA97" w:rsidR="00681B53" w:rsidRDefault="00681B53" w:rsidP="00470DCB">
            <w:r>
              <w:t>Message Content</w:t>
            </w:r>
          </w:p>
        </w:tc>
        <w:tc>
          <w:tcPr>
            <w:tcW w:w="6643" w:type="dxa"/>
          </w:tcPr>
          <w:p w14:paraId="777BB93C" w14:textId="0D1B194D" w:rsidR="00681B53" w:rsidRDefault="00681B53" w:rsidP="00CC3C28">
            <w:r>
              <w:t>The XML content of a message. No restrictions are placed on the XML.</w:t>
            </w:r>
          </w:p>
        </w:tc>
      </w:tr>
      <w:tr w:rsidR="00681B53" w14:paraId="5AD44C70" w14:textId="77777777" w:rsidTr="00681B53">
        <w:tc>
          <w:tcPr>
            <w:tcW w:w="2112" w:type="dxa"/>
          </w:tcPr>
          <w:p w14:paraId="2D43FD17" w14:textId="03E094DF" w:rsidR="00681B53" w:rsidRDefault="00681B53" w:rsidP="00CC3C28">
            <w:r>
              <w:t>Message Expiry</w:t>
            </w:r>
          </w:p>
        </w:tc>
        <w:tc>
          <w:tcPr>
            <w:tcW w:w="6643" w:type="dxa"/>
          </w:tcPr>
          <w:p w14:paraId="245137BE" w14:textId="67E88449" w:rsidR="00681B53" w:rsidRDefault="00681B53" w:rsidP="000E111F">
            <w:r>
              <w:t>The duration until the expiration of the publication message.</w:t>
            </w:r>
          </w:p>
        </w:tc>
      </w:tr>
    </w:tbl>
    <w:p w14:paraId="68097312" w14:textId="77777777" w:rsidR="00930ABB" w:rsidRDefault="009731C1" w:rsidP="00344329">
      <w:pPr>
        <w:pStyle w:val="Heading2"/>
      </w:pPr>
      <w:bookmarkStart w:id="682" w:name="_Toc332199200"/>
      <w:r>
        <w:t>ISBM</w:t>
      </w:r>
      <w:r w:rsidR="00930ABB">
        <w:t xml:space="preserve"> Channel Management Services</w:t>
      </w:r>
      <w:bookmarkEnd w:id="682"/>
    </w:p>
    <w:p w14:paraId="4D906942" w14:textId="77777777" w:rsidR="00930ABB" w:rsidRDefault="00930ABB" w:rsidP="00344329">
      <w:pPr>
        <w:pStyle w:val="Heading3"/>
      </w:pPr>
      <w:bookmarkStart w:id="683" w:name="_Toc332199201"/>
      <w:r>
        <w:t>Create Channel</w:t>
      </w:r>
      <w:bookmarkEnd w:id="683"/>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01202A22"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w:t>
            </w:r>
            <w:r w:rsidR="00525EB1">
              <w:t>0..</w:t>
            </w:r>
            <w:r>
              <w:t>1]</w:t>
            </w:r>
          </w:p>
          <w:p w14:paraId="3B24166B" w14:textId="3260FF54" w:rsidR="00800C59" w:rsidRPr="00F16BBF" w:rsidRDefault="003E741D" w:rsidP="00681B53">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Pr>
                <w:i/>
              </w:rPr>
              <w:t>:</w:t>
            </w:r>
            <w:r w:rsidR="00681B53">
              <w:rPr>
                <w:i/>
              </w:rPr>
              <w:t>any</w:t>
            </w:r>
            <w:proofErr w:type="spellEnd"/>
            <w:proofErr w:type="gram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609341E8" w:rsidR="00CB18EC" w:rsidDel="00EB6014"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rPr>
                <w:del w:id="684" w:author="Avin Mathew" w:date="2012-08-07T10:56:00Z"/>
              </w:rPr>
            </w:pPr>
            <w:commentRangeStart w:id="685"/>
            <w:del w:id="686" w:author="Avin Mathew" w:date="2012-08-07T10:56:00Z">
              <w:r w:rsidRPr="00F16BBF" w:rsidDel="00EB6014">
                <w:delText xml:space="preserve">If the </w:delText>
              </w:r>
              <w:r w:rsidR="002C66D2" w:rsidDel="00EB6014">
                <w:delText xml:space="preserve">combination of </w:delText>
              </w:r>
              <w:r w:rsidR="00A64FFD" w:rsidDel="00EB6014">
                <w:delText>C</w:delText>
              </w:r>
              <w:r w:rsidRPr="00F16BBF" w:rsidDel="00EB6014">
                <w:delText>hannel</w:delText>
              </w:r>
              <w:r w:rsidR="00250F24" w:rsidDel="00EB6014">
                <w:delText>URI</w:delText>
              </w:r>
              <w:r w:rsidRPr="00F16BBF" w:rsidDel="00EB6014">
                <w:delText xml:space="preserve"> and </w:delText>
              </w:r>
              <w:r w:rsidR="00A64FFD" w:rsidDel="00EB6014">
                <w:delText>ChannelT</w:delText>
              </w:r>
              <w:r w:rsidRPr="00F16BBF" w:rsidDel="00EB6014">
                <w:delText xml:space="preserve">ype </w:delText>
              </w:r>
              <w:r w:rsidR="002C66D2" w:rsidDel="00EB6014">
                <w:delText>are</w:delText>
              </w:r>
              <w:r w:rsidR="007A28FA" w:rsidDel="00EB6014">
                <w:delText xml:space="preserve"> already defined</w:delText>
              </w:r>
              <w:r w:rsidRPr="00F16BBF" w:rsidDel="00EB6014">
                <w:delText xml:space="preserve">, then </w:delText>
              </w:r>
              <w:r w:rsidR="0073506B" w:rsidDel="00EB6014">
                <w:delText>no action is taken</w:delText>
              </w:r>
              <w:r w:rsidR="00250F24" w:rsidDel="00EB6014">
                <w:delText>.</w:delText>
              </w:r>
            </w:del>
            <w:commentRangeEnd w:id="685"/>
            <w:r w:rsidR="00EB6014">
              <w:rPr>
                <w:rStyle w:val="CommentReference"/>
              </w:rPr>
              <w:commentReference w:id="685"/>
            </w:r>
          </w:p>
          <w:p w14:paraId="0323687C" w14:textId="1914CB68"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lastRenderedPageBreak/>
              <w:t xml:space="preserve">If the </w:t>
            </w:r>
            <w:proofErr w:type="spellStart"/>
            <w:r>
              <w:t>Channel</w:t>
            </w:r>
            <w:r w:rsidR="00250F24">
              <w:t>URI</w:t>
            </w:r>
            <w:proofErr w:type="spellEnd"/>
            <w:r>
              <w:t xml:space="preserve"> already exists </w:t>
            </w:r>
            <w:ins w:id="687" w:author="Avin Mathew" w:date="2012-08-07T10:56:00Z">
              <w:r w:rsidR="00EB6014">
                <w:t xml:space="preserve">then a </w:t>
              </w:r>
              <w:proofErr w:type="spellStart"/>
              <w:r w:rsidR="00EB6014">
                <w:t>ChannelFault</w:t>
              </w:r>
              <w:proofErr w:type="spellEnd"/>
              <w:r w:rsidR="00EB6014">
                <w:t xml:space="preserve"> is thrown</w:t>
              </w:r>
            </w:ins>
            <w:del w:id="688" w:author="Avin Mathew" w:date="2012-08-07T10:56:00Z">
              <w:r w:rsidDel="00EB6014">
                <w:delText xml:space="preserve">but the </w:delText>
              </w:r>
              <w:r w:rsidR="00250F24" w:rsidDel="00EB6014">
                <w:delText xml:space="preserve">specified </w:delText>
              </w:r>
              <w:r w:rsidDel="00EB6014">
                <w:delText>ChannelType does not match the existing ChannelType, then a DuplicateChannel</w:delText>
              </w:r>
              <w:r w:rsidR="00250F24" w:rsidDel="00EB6014">
                <w:delText>URI</w:delText>
              </w:r>
              <w:r w:rsidDel="00EB6014">
                <w:delText>Fault is thrown</w:delText>
              </w:r>
            </w:del>
            <w:r>
              <w:t>.</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lastRenderedPageBreak/>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20F25CB7"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commentRangeStart w:id="689"/>
            <w:del w:id="690" w:author="Avin Mathew" w:date="2012-08-07T10:56:00Z">
              <w:r w:rsidDel="00EB6014">
                <w:delText>DuplicateChannel</w:delText>
              </w:r>
              <w:r w:rsidR="00250F24" w:rsidDel="00EB6014">
                <w:delText>URI</w:delText>
              </w:r>
              <w:r w:rsidDel="00EB6014">
                <w:delText>Fault</w:delText>
              </w:r>
            </w:del>
            <w:proofErr w:type="spellStart"/>
            <w:ins w:id="691" w:author="Avin Mathew" w:date="2012-08-07T10:56:00Z">
              <w:r w:rsidR="00EB6014">
                <w:t>ChannelFault</w:t>
              </w:r>
            </w:ins>
            <w:commentRangeEnd w:id="689"/>
            <w:proofErr w:type="spellEnd"/>
            <w:ins w:id="692" w:author="Avin Mathew" w:date="2012-08-07T10:57:00Z">
              <w:r w:rsidR="00EB6014">
                <w:rPr>
                  <w:rStyle w:val="CommentReference"/>
                </w:rPr>
                <w:commentReference w:id="689"/>
              </w:r>
            </w:ins>
          </w:p>
        </w:tc>
      </w:tr>
    </w:tbl>
    <w:p w14:paraId="71A20E1B" w14:textId="32536474" w:rsidR="00800C59" w:rsidRDefault="00800C59" w:rsidP="00344329">
      <w:pPr>
        <w:pStyle w:val="Heading3"/>
      </w:pPr>
      <w:bookmarkStart w:id="693" w:name="_Toc332199202"/>
      <w:r>
        <w:t>Add Security Token</w:t>
      </w:r>
      <w:r w:rsidR="009C3317">
        <w:t>s</w:t>
      </w:r>
      <w:bookmarkEnd w:id="693"/>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3351AC67" w:rsidR="002F2C3A" w:rsidRPr="00F16BBF" w:rsidRDefault="00681B53" w:rsidP="00681B53">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r w:rsidR="003E741D">
              <w:t>[0..1]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580A0F76" w14:textId="5DAAC3B6" w:rsidR="00800C59" w:rsidRPr="0098065A" w:rsidRDefault="00800C59"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sidR="00681B53">
              <w:rPr>
                <w:i/>
              </w:rPr>
              <w:t>:any</w:t>
            </w:r>
            <w:proofErr w:type="spellEnd"/>
            <w:proofErr w:type="gram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694" w:name="_Toc332199203"/>
      <w:r>
        <w:t>Remove Security Token</w:t>
      </w:r>
      <w:r w:rsidR="009C3317">
        <w:t>s</w:t>
      </w:r>
      <w:bookmarkEnd w:id="694"/>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3258769" w:rsidR="002F2C3A" w:rsidRPr="00F16BBF" w:rsidRDefault="00681B53"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9C4BFBA" w14:textId="6E136021" w:rsidR="00800C59" w:rsidRPr="0098065A" w:rsidRDefault="003E741D"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Pr>
                <w:i/>
              </w:rPr>
              <w:t>:</w:t>
            </w:r>
            <w:r w:rsidR="00681B53">
              <w:rPr>
                <w:i/>
              </w:rPr>
              <w:t>any</w:t>
            </w:r>
            <w:proofErr w:type="spellEnd"/>
            <w:proofErr w:type="gramEnd"/>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695" w:name="_Toc332199204"/>
      <w:r>
        <w:lastRenderedPageBreak/>
        <w:t>Delete Channel</w:t>
      </w:r>
      <w:bookmarkEnd w:id="695"/>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E475358"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2F0240A2" w:rsidR="001E244A" w:rsidRDefault="001E244A" w:rsidP="00197C15">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w:t>
            </w:r>
            <w:r w:rsidR="00197C15">
              <w:t xml:space="preserve"> along with associated </w:t>
            </w:r>
            <w:r>
              <w:t xml:space="preserve">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4F878DAD" w14:textId="4BE31DE7" w:rsidR="0066061B" w:rsidRDefault="0066061B" w:rsidP="0066061B">
      <w:pPr>
        <w:pStyle w:val="Heading3"/>
      </w:pPr>
      <w:bookmarkStart w:id="696" w:name="_Toc332199205"/>
      <w:r>
        <w:t>Get Channel</w:t>
      </w:r>
      <w:bookmarkEnd w:id="696"/>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3871C5BD"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682E65D2" w14:textId="49FD1C70" w:rsidR="0066061B" w:rsidRPr="0098065A" w:rsidRDefault="0066061B" w:rsidP="00737821">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w:t>
            </w:r>
            <w:r w:rsidR="00525EB1">
              <w:t>0..</w:t>
            </w:r>
            <w:r>
              <w:t>1]</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697" w:name="_Toc332199206"/>
      <w:r>
        <w:t>Get Channels</w:t>
      </w:r>
      <w:bookmarkEnd w:id="697"/>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0DC27486" w:rsidR="002F2C3A"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w:t>
            </w:r>
            <w:proofErr w:type="gramStart"/>
            <w:r>
              <w:t>..*</w:t>
            </w:r>
            <w:proofErr w:type="gramEnd"/>
            <w:r>
              <w:t>]</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3E741D">
              <w:t>Channel</w:t>
            </w:r>
            <w:r w:rsidR="0002271B">
              <w:t>Tokens</w:t>
            </w:r>
            <w:proofErr w:type="spellEnd"/>
            <w:r w:rsidR="0002271B">
              <w:t>.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ChannelType</w:t>
            </w:r>
            <w:proofErr w:type="spellEnd"/>
            <w:r w:rsidR="00051465">
              <w:t xml:space="preserve"> (</w:t>
            </w:r>
            <w:proofErr w:type="spellStart"/>
            <w:r w:rsidR="00D32E9F">
              <w:rPr>
                <w:i/>
              </w:rPr>
              <w:t>ChannelType</w:t>
            </w:r>
            <w:proofErr w:type="spellEnd"/>
            <w:r w:rsidR="00051465">
              <w:t>) [1]</w:t>
            </w:r>
          </w:p>
          <w:p w14:paraId="2EBFF48A" w14:textId="0E38D679" w:rsidR="00CE1A9A" w:rsidRPr="0098065A" w:rsidRDefault="00721DAD" w:rsidP="00737821">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w:t>
            </w:r>
            <w:r w:rsidR="00525EB1">
              <w:t>0..</w:t>
            </w:r>
            <w:r>
              <w:t>1]</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lastRenderedPageBreak/>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5779CB9E" w14:textId="77777777" w:rsidR="00930ABB" w:rsidRDefault="006B5FC6" w:rsidP="00344329">
      <w:pPr>
        <w:pStyle w:val="Heading2"/>
      </w:pPr>
      <w:bookmarkStart w:id="698" w:name="_Toc332199207"/>
      <w:r>
        <w:t xml:space="preserve">ISBM Notification </w:t>
      </w:r>
      <w:r w:rsidR="009126A4">
        <w:t>Services</w:t>
      </w:r>
      <w:bookmarkEnd w:id="698"/>
    </w:p>
    <w:p w14:paraId="768552F9" w14:textId="77777777" w:rsidR="002E3412" w:rsidRDefault="00930ABB">
      <w:pPr>
        <w:pStyle w:val="Heading3"/>
      </w:pPr>
      <w:bookmarkStart w:id="699" w:name="_Toc332199208"/>
      <w:r>
        <w:t>Notify Listener</w:t>
      </w:r>
      <w:bookmarkEnd w:id="699"/>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BDA71BA"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700" w:name="_Toc332199209"/>
      <w:r>
        <w:t>ISBM Provider Publication Services</w:t>
      </w:r>
      <w:bookmarkEnd w:id="700"/>
    </w:p>
    <w:p w14:paraId="0C054F8F" w14:textId="77777777" w:rsidR="002F700D" w:rsidRDefault="002F700D" w:rsidP="002F700D">
      <w:pPr>
        <w:pStyle w:val="Heading3"/>
      </w:pPr>
      <w:bookmarkStart w:id="701" w:name="_Toc332199210"/>
      <w:r>
        <w:t xml:space="preserve">Open Publication </w:t>
      </w:r>
      <w:r w:rsidR="00A64FFD">
        <w:t>Session</w:t>
      </w:r>
      <w:bookmarkEnd w:id="701"/>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8336FF3" w:rsidR="009B1634"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73506B">
              <w:t>Operation</w:t>
            </w:r>
            <w:r>
              <w:t>Fault</w:t>
            </w:r>
            <w:proofErr w:type="spellEnd"/>
          </w:p>
        </w:tc>
      </w:tr>
    </w:tbl>
    <w:p w14:paraId="3AEF8316" w14:textId="77777777" w:rsidR="002F700D" w:rsidRDefault="002F700D" w:rsidP="002F700D">
      <w:pPr>
        <w:pStyle w:val="Heading3"/>
      </w:pPr>
      <w:bookmarkStart w:id="702" w:name="_Toc332199211"/>
      <w:r>
        <w:lastRenderedPageBreak/>
        <w:t>Post Publication</w:t>
      </w:r>
      <w:bookmarkEnd w:id="702"/>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0EF87570"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5C44C8">
              <w:t xml:space="preserve"> or does not correspond to a publication </w:t>
            </w:r>
            <w:r w:rsidR="000920CC">
              <w:t>session</w:t>
            </w:r>
            <w:r w:rsidR="005C44C8">
              <w:t>,</w:t>
            </w:r>
            <w:r>
              <w:t xml:space="preserve"> then an </w:t>
            </w:r>
            <w:proofErr w:type="spellStart"/>
            <w:r>
              <w:t>InvalidSessionFault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0C64E562" w14:textId="7291987E" w:rsidR="003B09AC" w:rsidRPr="00AF5E55" w:rsidRDefault="00AF5E55" w:rsidP="00197C1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9E8E736" w14:textId="05FBB6E6" w:rsidR="003F38FD" w:rsidRDefault="00065B61" w:rsidP="002F700D">
      <w:pPr>
        <w:pStyle w:val="Heading3"/>
      </w:pPr>
      <w:bookmarkStart w:id="703" w:name="_Toc332199212"/>
      <w:r>
        <w:t>Expire</w:t>
      </w:r>
      <w:r w:rsidR="003F38FD">
        <w:t xml:space="preserve"> Publication</w:t>
      </w:r>
      <w:bookmarkEnd w:id="703"/>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publication </w:t>
            </w:r>
            <w:r w:rsidR="000920CC">
              <w:t>session</w:t>
            </w:r>
            <w:r w:rsidR="006D1973">
              <w:t>,</w:t>
            </w:r>
            <w:r>
              <w:t xml:space="preserve"> then an </w:t>
            </w:r>
            <w:proofErr w:type="spellStart"/>
            <w:r>
              <w:t>InvalidSessionFault</w:t>
            </w:r>
            <w:proofErr w:type="spellEnd"/>
            <w:r>
              <w:t xml:space="preserve">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704" w:name="_Toc332199213"/>
      <w:r>
        <w:t xml:space="preserve">Close Publication </w:t>
      </w:r>
      <w:r w:rsidR="00AF5E55">
        <w:t>Session</w:t>
      </w:r>
      <w:bookmarkEnd w:id="704"/>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1A3139AD" w14:textId="720EA247" w:rsid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w:t>
            </w:r>
            <w:r w:rsidR="006D1973">
              <w:lastRenderedPageBreak/>
              <w:t xml:space="preserve">correspond to a </w:t>
            </w:r>
            <w:del w:id="705" w:author="Avin Mathew" w:date="2012-08-07T11:04:00Z">
              <w:r w:rsidR="006D1973" w:rsidDel="00EB6014">
                <w:delText>p</w:delText>
              </w:r>
            </w:del>
            <w:ins w:id="706" w:author="Avin Mathew" w:date="2012-08-07T11:04:00Z">
              <w:r w:rsidR="00EB6014">
                <w:t>P</w:t>
              </w:r>
            </w:ins>
            <w:r w:rsidR="006D1973">
              <w:t>ublication channel</w:t>
            </w:r>
            <w:ins w:id="707" w:author="Avin Mathew" w:date="2012-08-07T11:04:00Z">
              <w:r w:rsidR="00EB6014">
                <w:t xml:space="preserve"> type</w:t>
              </w:r>
            </w:ins>
            <w:r w:rsidR="006D1973">
              <w:t>,</w:t>
            </w:r>
            <w:r>
              <w:t xml:space="preserve"> then an </w:t>
            </w:r>
            <w:proofErr w:type="spellStart"/>
            <w:r>
              <w:t>InvalidSessionFault</w:t>
            </w:r>
            <w:proofErr w:type="spellEnd"/>
            <w:r>
              <w:t xml:space="preserve"> is thrown.</w:t>
            </w:r>
          </w:p>
          <w:p w14:paraId="5FB495D3" w14:textId="1B3E0F07" w:rsidR="00EF153A" w:rsidRPr="00804820"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All unexpired messages that have been posted during the session will be expired.</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lastRenderedPageBreak/>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708" w:name="_Toc332199214"/>
      <w:r>
        <w:t>ISBM Consumer Publication Services</w:t>
      </w:r>
      <w:bookmarkEnd w:id="708"/>
    </w:p>
    <w:p w14:paraId="2BF5FD99" w14:textId="77777777" w:rsidR="006B7B7D" w:rsidRDefault="00AF5E55" w:rsidP="006B7B7D">
      <w:pPr>
        <w:pStyle w:val="Heading3"/>
      </w:pPr>
      <w:bookmarkStart w:id="709" w:name="_Toc332199215"/>
      <w:r>
        <w:t>Open</w:t>
      </w:r>
      <w:r w:rsidR="006B7B7D">
        <w:t xml:space="preserve"> </w:t>
      </w:r>
      <w:r>
        <w:t>Subscription Session</w:t>
      </w:r>
      <w:bookmarkEnd w:id="709"/>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082DC5CC"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0FCF25F1"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710" w:name="_Toc332199216"/>
      <w:r>
        <w:t>Read Publication</w:t>
      </w:r>
      <w:bookmarkEnd w:id="710"/>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17E7D658" w:rsidR="001B4576" w:rsidRPr="006020D5" w:rsidRDefault="00B46C87" w:rsidP="00BA143F">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w:t>
            </w:r>
            <w:r w:rsidR="00BA143F">
              <w:t>satisfies</w:t>
            </w:r>
            <w:r w:rsidR="00004E99">
              <w:t xml:space="preserve"> the </w:t>
            </w:r>
            <w:r>
              <w:t>session</w:t>
            </w:r>
            <w:r w:rsidR="00004E99">
              <w:t xml:space="preserve"> </w:t>
            </w:r>
            <w:r w:rsidR="00BA143F">
              <w:t>message filters</w:t>
            </w:r>
            <w:r>
              <w:t>.</w:t>
            </w:r>
            <w:r w:rsidR="00BA143F">
              <w:t xml:space="preserve"> If a last message is not specified, then the first (if any) non-expired publication message that satisfies the session message filters is returned.</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lastRenderedPageBreak/>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t>Behavior</w:t>
            </w:r>
          </w:p>
        </w:tc>
        <w:tc>
          <w:tcPr>
            <w:tcW w:w="7513" w:type="dxa"/>
          </w:tcPr>
          <w:p w14:paraId="7CA647D0" w14:textId="77777777" w:rsid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subscription session</w:t>
            </w:r>
            <w:r w:rsidR="006D1973">
              <w:t>,</w:t>
            </w:r>
            <w:r w:rsidRPr="00804820">
              <w:t xml:space="preserve"> then an </w:t>
            </w:r>
            <w:proofErr w:type="spellStart"/>
            <w:r w:rsidRPr="00804820">
              <w:t>InvalidSessionFault</w:t>
            </w:r>
            <w:proofErr w:type="spellEnd"/>
            <w:r w:rsidRPr="00804820">
              <w:t xml:space="preserve"> is thrown.</w:t>
            </w:r>
          </w:p>
          <w:p w14:paraId="4BA53AF8" w14:textId="6D5F481D" w:rsidR="00197C15" w:rsidRPr="006020D5" w:rsidRDefault="00197C15" w:rsidP="00F17FE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proofErr w:type="spellStart"/>
            <w:r>
              <w:t>LastMessageID</w:t>
            </w:r>
            <w:proofErr w:type="spellEnd"/>
            <w:r>
              <w:t xml:space="preserve"> </w:t>
            </w:r>
            <w:r w:rsidR="00F17FE5">
              <w:t xml:space="preserve">is specified and </w:t>
            </w:r>
            <w:r>
              <w:t xml:space="preserve">does not correspond to a publication message, then an </w:t>
            </w:r>
            <w:proofErr w:type="spellStart"/>
            <w:r>
              <w:t>InvalidMessageFault</w:t>
            </w:r>
            <w:proofErr w:type="spellEnd"/>
            <w:r>
              <w:t xml:space="preserve">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063846A0" w:rsidR="001B4576" w:rsidRPr="006020D5" w:rsidRDefault="001B4576"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5C68D69"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p w14:paraId="0CE5E2D7" w14:textId="2D2B9956" w:rsidR="00197C15" w:rsidRPr="006020D5" w:rsidRDefault="00197C1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InvalidMessageFault</w:t>
            </w:r>
            <w:proofErr w:type="spellEnd"/>
          </w:p>
        </w:tc>
      </w:tr>
    </w:tbl>
    <w:p w14:paraId="45F98E10" w14:textId="77777777" w:rsidR="006B7B7D" w:rsidRDefault="00AF5E55" w:rsidP="006B7B7D">
      <w:pPr>
        <w:pStyle w:val="Heading3"/>
      </w:pPr>
      <w:bookmarkStart w:id="711" w:name="_Toc332199217"/>
      <w:r>
        <w:t>Close Subscription Session</w:t>
      </w:r>
      <w:bookmarkEnd w:id="711"/>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publication channel,</w:t>
            </w:r>
            <w:r>
              <w:t xml:space="preserve"> then an </w:t>
            </w:r>
            <w:proofErr w:type="spellStart"/>
            <w:r>
              <w:t>InvalidSessionFault</w:t>
            </w:r>
            <w:proofErr w:type="spellEnd"/>
            <w:r>
              <w:t xml:space="preserve">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712" w:name="_Toc332199218"/>
      <w:r>
        <w:t>ISBM Provider Request Services</w:t>
      </w:r>
      <w:bookmarkEnd w:id="712"/>
    </w:p>
    <w:p w14:paraId="3DA4E08A" w14:textId="72BAFA2D" w:rsidR="002F700D" w:rsidRDefault="00B46C87" w:rsidP="002F700D">
      <w:pPr>
        <w:pStyle w:val="Heading3"/>
      </w:pPr>
      <w:bookmarkStart w:id="713" w:name="_Toc332199219"/>
      <w:r>
        <w:t>Open</w:t>
      </w:r>
      <w:r w:rsidR="002F700D">
        <w:t xml:space="preserve"> </w:t>
      </w:r>
      <w:del w:id="714" w:author="Avin Mathew" w:date="2012-08-07T10:58:00Z">
        <w:r w:rsidR="0068524E" w:rsidDel="00EB6014">
          <w:delText xml:space="preserve">Read </w:delText>
        </w:r>
      </w:del>
      <w:ins w:id="715" w:author="Avin Mathew" w:date="2012-08-07T10:58:00Z">
        <w:r w:rsidR="00EB6014">
          <w:t xml:space="preserve">Provider </w:t>
        </w:r>
      </w:ins>
      <w:r w:rsidR="002F700D">
        <w:t xml:space="preserve">Request </w:t>
      </w:r>
      <w:r>
        <w:t>Session</w:t>
      </w:r>
      <w:bookmarkEnd w:id="713"/>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5C145AF5" w:rsidR="00075790" w:rsidRPr="00804820" w:rsidRDefault="00075790" w:rsidP="00EB6014">
            <w:pPr>
              <w:cnfStyle w:val="000000000000" w:firstRow="0" w:lastRow="0" w:firstColumn="0" w:lastColumn="0" w:oddVBand="0" w:evenVBand="0" w:oddHBand="0" w:evenHBand="0" w:firstRowFirstColumn="0" w:firstRowLastColumn="0" w:lastRowFirstColumn="0" w:lastRowLastColumn="0"/>
            </w:pPr>
            <w:proofErr w:type="spellStart"/>
            <w:r w:rsidRPr="00804820">
              <w:t>Open</w:t>
            </w:r>
            <w:del w:id="716" w:author="Avin Mathew" w:date="2012-08-07T11:00:00Z">
              <w:r w:rsidR="0068524E" w:rsidDel="00EB6014">
                <w:delText>Read</w:delText>
              </w:r>
            </w:del>
            <w:ins w:id="717" w:author="Avin Mathew" w:date="2012-08-07T11:00:00Z">
              <w:r w:rsidR="00EB6014">
                <w:t>Provider</w:t>
              </w:r>
            </w:ins>
            <w:r>
              <w:t>Request</w:t>
            </w:r>
            <w:r w:rsidRPr="00804820">
              <w:t>Session</w:t>
            </w:r>
            <w:proofErr w:type="spellEnd"/>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68DC1FEA" w:rsidR="00075790" w:rsidRPr="00804820" w:rsidRDefault="00075790" w:rsidP="00EB6014">
            <w:pPr>
              <w:cnfStyle w:val="000000000000" w:firstRow="0" w:lastRow="0" w:firstColumn="0" w:lastColumn="0" w:oddVBand="0" w:evenVBand="0" w:oddHBand="0" w:evenHBand="0" w:firstRowFirstColumn="0" w:firstRowLastColumn="0" w:lastRowFirstColumn="0" w:lastRowLastColumn="0"/>
            </w:pPr>
            <w:r>
              <w:t xml:space="preserve">Opens a </w:t>
            </w:r>
            <w:del w:id="718" w:author="Avin Mathew" w:date="2012-08-07T10:58:00Z">
              <w:r w:rsidR="0068524E" w:rsidDel="00EB6014">
                <w:delText xml:space="preserve">read </w:delText>
              </w:r>
            </w:del>
            <w:ins w:id="719" w:author="Avin Mathew" w:date="2012-08-07T10:58:00Z">
              <w:r w:rsidR="00EB6014">
                <w:t xml:space="preserve">provider </w:t>
              </w:r>
            </w:ins>
            <w:r>
              <w:t>request session for a channel</w:t>
            </w:r>
            <w:ins w:id="720" w:author="Avin Mathew" w:date="2012-08-07T10:59:00Z">
              <w:r w:rsidR="00EB6014">
                <w:t xml:space="preserve"> for reading requests and posting responses</w:t>
              </w:r>
            </w:ins>
            <w:r>
              <w:t>.</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1A90869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7075BFBE"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lastRenderedPageBreak/>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1C10B437" w14:textId="77777777" w:rsidR="002F700D" w:rsidRDefault="002F700D" w:rsidP="002F700D">
      <w:pPr>
        <w:pStyle w:val="Heading3"/>
      </w:pPr>
      <w:bookmarkStart w:id="721" w:name="_Toc332199220"/>
      <w:r>
        <w:t xml:space="preserve">Read </w:t>
      </w:r>
      <w:r w:rsidR="00075790">
        <w:t>Request</w:t>
      </w:r>
      <w:bookmarkEnd w:id="721"/>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7BCD4C13"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w:t>
            </w:r>
            <w:r w:rsidR="005C44C8">
              <w:t xml:space="preserve">or does not correspond to a </w:t>
            </w:r>
            <w:del w:id="722" w:author="Avin Mathew" w:date="2012-08-07T11:02:00Z">
              <w:r w:rsidR="00823CF1" w:rsidDel="00EB6014">
                <w:delText xml:space="preserve">read </w:delText>
              </w:r>
            </w:del>
            <w:ins w:id="723" w:author="Avin Mathew" w:date="2012-08-07T11:02:00Z">
              <w:r w:rsidR="00EB6014">
                <w:t xml:space="preserve">provider </w:t>
              </w:r>
            </w:ins>
            <w:r w:rsidR="005C44C8">
              <w:t xml:space="preserve">request </w:t>
            </w:r>
            <w:r w:rsidR="00823CF1">
              <w:t>session</w:t>
            </w:r>
            <w:r w:rsidR="005C44C8">
              <w:t xml:space="preserve">, </w:t>
            </w:r>
            <w:r w:rsidRPr="00804820">
              <w:t xml:space="preserve">then an </w:t>
            </w:r>
            <w:proofErr w:type="spellStart"/>
            <w:r w:rsidRPr="00804820">
              <w:t>InvalidSessionFault</w:t>
            </w:r>
            <w:proofErr w:type="spellEnd"/>
            <w:r w:rsidRPr="00804820">
              <w:t xml:space="preserve"> is thrown.</w:t>
            </w:r>
          </w:p>
          <w:p w14:paraId="2E640837" w14:textId="1BE1AC43" w:rsidR="00EE7459" w:rsidRPr="006020D5" w:rsidRDefault="00EE7459" w:rsidP="00197C15">
            <w:pPr>
              <w:numPr>
                <w:ilvl w:val="0"/>
                <w:numId w:val="19"/>
              </w:numPr>
              <w:cnfStyle w:val="000000000000" w:firstRow="0" w:lastRow="0" w:firstColumn="0" w:lastColumn="0" w:oddVBand="0" w:evenVBand="0" w:oddHBand="0" w:evenHBand="0" w:firstRowFirstColumn="0" w:firstRowLastColumn="0" w:lastRowFirstColumn="0" w:lastRowLastColumn="0"/>
            </w:pPr>
            <w:r>
              <w:t>The returned Topic will correspond to the topic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52996188" w:rsidR="00075790" w:rsidRPr="006020D5" w:rsidRDefault="00075790"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t xml:space="preserve"> (</w:t>
            </w:r>
            <w:proofErr w:type="spellStart"/>
            <w:r w:rsidRPr="00B46C87">
              <w:rPr>
                <w:i/>
              </w:rPr>
              <w:t>xs:string</w:t>
            </w:r>
            <w:proofErr w:type="spellEnd"/>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24" w:name="_Toc332199221"/>
      <w:r w:rsidRPr="0042307E">
        <w:t>Remove Request</w:t>
      </w:r>
      <w:bookmarkEnd w:id="724"/>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5EE7D668" w:rsidR="00075790" w:rsidRPr="00B46C87" w:rsidRDefault="00075790" w:rsidP="00EB6014">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del w:id="725" w:author="Avin Mathew" w:date="2012-08-07T11:02:00Z">
              <w:r w:rsidR="00823CF1" w:rsidDel="00EB6014">
                <w:delText xml:space="preserve">read </w:delText>
              </w:r>
            </w:del>
            <w:ins w:id="726" w:author="Avin Mathew" w:date="2012-08-07T11:02:00Z">
              <w:r w:rsidR="00EB6014">
                <w:t xml:space="preserve">provider </w:t>
              </w:r>
            </w:ins>
            <w:r w:rsidR="006D1973">
              <w:t xml:space="preserve">request </w:t>
            </w:r>
            <w:r w:rsidR="00823CF1">
              <w:t>session</w:t>
            </w:r>
            <w:r w:rsidR="006D1973">
              <w:t>,</w:t>
            </w:r>
            <w:r w:rsidRPr="00804820">
              <w:t xml:space="preserve"> then an </w:t>
            </w:r>
            <w:proofErr w:type="spellStart"/>
            <w:r w:rsidRPr="00804820">
              <w:t>InvalidSessionFault</w:t>
            </w:r>
            <w:proofErr w:type="spellEnd"/>
            <w:r w:rsidRPr="00804820">
              <w:t xml:space="preserve">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2EDF378D" w:rsidR="00075790" w:rsidDel="00EB6014" w:rsidRDefault="00075790" w:rsidP="00075790">
      <w:pPr>
        <w:pStyle w:val="Heading3"/>
        <w:rPr>
          <w:del w:id="727" w:author="Avin Mathew" w:date="2012-08-07T10:59:00Z"/>
        </w:rPr>
      </w:pPr>
      <w:bookmarkStart w:id="728" w:name="_Toc332199222"/>
      <w:del w:id="729" w:author="Avin Mathew" w:date="2012-08-07T10:59:00Z">
        <w:r w:rsidDel="00EB6014">
          <w:lastRenderedPageBreak/>
          <w:delText xml:space="preserve">Close </w:delText>
        </w:r>
        <w:r w:rsidR="0068524E" w:rsidDel="00EB6014">
          <w:delText xml:space="preserve">Read </w:delText>
        </w:r>
        <w:r w:rsidDel="00EB6014">
          <w:delText>Request Session</w:delText>
        </w:r>
        <w:bookmarkEnd w:id="728"/>
      </w:del>
    </w:p>
    <w:tbl>
      <w:tblPr>
        <w:tblStyle w:val="TableStyle"/>
        <w:tblW w:w="8897" w:type="dxa"/>
        <w:tblLook w:val="0680" w:firstRow="0" w:lastRow="0" w:firstColumn="1" w:lastColumn="0" w:noHBand="1" w:noVBand="1"/>
      </w:tblPr>
      <w:tblGrid>
        <w:gridCol w:w="1384"/>
        <w:gridCol w:w="7513"/>
      </w:tblGrid>
      <w:tr w:rsidR="00075790" w:rsidRPr="00B46C87" w:rsidDel="00EB6014" w14:paraId="7B035832" w14:textId="543B36A1" w:rsidTr="009B1634">
        <w:trPr>
          <w:del w:id="730"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5B992C24" w14:textId="1F2B47AA" w:rsidR="00075790" w:rsidRPr="00B46C87" w:rsidDel="00EB6014" w:rsidRDefault="00075790" w:rsidP="00075790">
            <w:pPr>
              <w:rPr>
                <w:del w:id="731" w:author="Avin Mathew" w:date="2012-08-07T10:59:00Z"/>
              </w:rPr>
            </w:pPr>
            <w:del w:id="732" w:author="Avin Mathew" w:date="2012-08-07T10:59:00Z">
              <w:r w:rsidRPr="00B46C87" w:rsidDel="00EB6014">
                <w:delText>Name</w:delText>
              </w:r>
            </w:del>
          </w:p>
        </w:tc>
        <w:tc>
          <w:tcPr>
            <w:tcW w:w="7513" w:type="dxa"/>
          </w:tcPr>
          <w:p w14:paraId="1E3F3C91" w14:textId="4C46D3E1" w:rsidR="00075790" w:rsidRPr="00B46C87" w:rsidDel="00EB6014" w:rsidRDefault="00075790" w:rsidP="00075790">
            <w:pPr>
              <w:cnfStyle w:val="000000000000" w:firstRow="0" w:lastRow="0" w:firstColumn="0" w:lastColumn="0" w:oddVBand="0" w:evenVBand="0" w:oddHBand="0" w:evenHBand="0" w:firstRowFirstColumn="0" w:firstRowLastColumn="0" w:lastRowFirstColumn="0" w:lastRowLastColumn="0"/>
              <w:rPr>
                <w:del w:id="733" w:author="Avin Mathew" w:date="2012-08-07T10:59:00Z"/>
              </w:rPr>
            </w:pPr>
            <w:del w:id="734" w:author="Avin Mathew" w:date="2012-08-07T10:59:00Z">
              <w:r w:rsidRPr="00B46C87" w:rsidDel="00EB6014">
                <w:delText>Close</w:delText>
              </w:r>
              <w:r w:rsidR="00127F76" w:rsidDel="00EB6014">
                <w:delText>Read</w:delText>
              </w:r>
              <w:r w:rsidDel="00EB6014">
                <w:delText>Request</w:delText>
              </w:r>
              <w:r w:rsidRPr="00B46C87" w:rsidDel="00EB6014">
                <w:delText>Session</w:delText>
              </w:r>
            </w:del>
          </w:p>
        </w:tc>
      </w:tr>
      <w:tr w:rsidR="00075790" w:rsidRPr="00B46C87" w:rsidDel="00EB6014" w14:paraId="2F5D578B" w14:textId="4AD798D8" w:rsidTr="009B1634">
        <w:trPr>
          <w:del w:id="735"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4A5B67FB" w14:textId="185E7BEC" w:rsidR="00075790" w:rsidRPr="00B46C87" w:rsidDel="00EB6014" w:rsidRDefault="00075790" w:rsidP="00075790">
            <w:pPr>
              <w:rPr>
                <w:del w:id="736" w:author="Avin Mathew" w:date="2012-08-07T10:59:00Z"/>
              </w:rPr>
            </w:pPr>
            <w:del w:id="737" w:author="Avin Mathew" w:date="2012-08-07T10:59:00Z">
              <w:r w:rsidRPr="00B46C87" w:rsidDel="00EB6014">
                <w:delText>Description</w:delText>
              </w:r>
            </w:del>
          </w:p>
        </w:tc>
        <w:tc>
          <w:tcPr>
            <w:tcW w:w="7513" w:type="dxa"/>
          </w:tcPr>
          <w:p w14:paraId="2FB0DEBA" w14:textId="5BAE5AA0" w:rsidR="00075790" w:rsidRPr="00B46C87" w:rsidDel="00EB6014" w:rsidRDefault="00075790" w:rsidP="0068524E">
            <w:pPr>
              <w:cnfStyle w:val="000000000000" w:firstRow="0" w:lastRow="0" w:firstColumn="0" w:lastColumn="0" w:oddVBand="0" w:evenVBand="0" w:oddHBand="0" w:evenHBand="0" w:firstRowFirstColumn="0" w:firstRowLastColumn="0" w:lastRowFirstColumn="0" w:lastRowLastColumn="0"/>
              <w:rPr>
                <w:del w:id="738" w:author="Avin Mathew" w:date="2012-08-07T10:59:00Z"/>
              </w:rPr>
            </w:pPr>
            <w:del w:id="739" w:author="Avin Mathew" w:date="2012-08-07T10:59:00Z">
              <w:r w:rsidDel="00EB6014">
                <w:delText xml:space="preserve">Closes a </w:delText>
              </w:r>
              <w:r w:rsidR="0068524E" w:rsidDel="00EB6014">
                <w:delText xml:space="preserve">read </w:delText>
              </w:r>
              <w:r w:rsidDel="00EB6014">
                <w:delText>request session.</w:delText>
              </w:r>
            </w:del>
          </w:p>
        </w:tc>
      </w:tr>
      <w:tr w:rsidR="009B1634" w:rsidRPr="00F16BBF" w:rsidDel="00EB6014" w14:paraId="3FD10CCF" w14:textId="76D03B18" w:rsidTr="005A766F">
        <w:trPr>
          <w:del w:id="740"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26E3A18F" w14:textId="0A8D5342" w:rsidR="009B1634" w:rsidRPr="00F16BBF" w:rsidDel="00EB6014" w:rsidRDefault="009B1634" w:rsidP="005A766F">
            <w:pPr>
              <w:rPr>
                <w:del w:id="741" w:author="Avin Mathew" w:date="2012-08-07T10:59:00Z"/>
              </w:rPr>
            </w:pPr>
            <w:del w:id="742" w:author="Avin Mathew" w:date="2012-08-07T10:59:00Z">
              <w:r w:rsidDel="00EB6014">
                <w:delText>Header</w:delText>
              </w:r>
            </w:del>
          </w:p>
        </w:tc>
        <w:tc>
          <w:tcPr>
            <w:tcW w:w="7513" w:type="dxa"/>
          </w:tcPr>
          <w:p w14:paraId="05B9B13C" w14:textId="59E30F56" w:rsidR="009B1634" w:rsidRPr="00F16BBF" w:rsidDel="00EB6014"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rPr>
                <w:del w:id="743" w:author="Avin Mathew" w:date="2012-08-07T10:59:00Z"/>
              </w:rPr>
            </w:pPr>
            <w:del w:id="744" w:author="Avin Mathew" w:date="2012-08-07T10:59:00Z">
              <w:r w:rsidDel="00EB6014">
                <w:delText>N/A</w:delText>
              </w:r>
            </w:del>
          </w:p>
        </w:tc>
      </w:tr>
      <w:tr w:rsidR="00075790" w:rsidRPr="00B46C87" w:rsidDel="00EB6014" w14:paraId="6AC83B5C" w14:textId="0A446E12" w:rsidTr="009B1634">
        <w:trPr>
          <w:del w:id="745"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2AF43E66" w14:textId="6DE39C5D" w:rsidR="00075790" w:rsidRPr="00B46C87" w:rsidDel="00EB6014" w:rsidRDefault="00075790" w:rsidP="009B1634">
            <w:pPr>
              <w:rPr>
                <w:del w:id="746" w:author="Avin Mathew" w:date="2012-08-07T10:59:00Z"/>
              </w:rPr>
            </w:pPr>
            <w:del w:id="747" w:author="Avin Mathew" w:date="2012-08-07T10:59:00Z">
              <w:r w:rsidRPr="00B46C87" w:rsidDel="00EB6014">
                <w:delText>Input</w:delText>
              </w:r>
            </w:del>
          </w:p>
        </w:tc>
        <w:tc>
          <w:tcPr>
            <w:tcW w:w="7513" w:type="dxa"/>
          </w:tcPr>
          <w:p w14:paraId="770A8CCB" w14:textId="21C128BC" w:rsidR="00075790" w:rsidRPr="00B46C87" w:rsidDel="00EB6014"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rPr>
                <w:del w:id="748" w:author="Avin Mathew" w:date="2012-08-07T10:59:00Z"/>
              </w:rPr>
            </w:pPr>
            <w:del w:id="749" w:author="Avin Mathew" w:date="2012-08-07T10:59:00Z">
              <w:r w:rsidRPr="00B46C87" w:rsidDel="00EB6014">
                <w:delText>SessionID</w:delText>
              </w:r>
              <w:r w:rsidR="0007564E" w:rsidDel="00EB6014">
                <w:delText xml:space="preserve"> (</w:delText>
              </w:r>
              <w:r w:rsidR="0007564E" w:rsidRPr="002C66D2" w:rsidDel="00EB6014">
                <w:rPr>
                  <w:i/>
                </w:rPr>
                <w:delText>xs:string</w:delText>
              </w:r>
              <w:r w:rsidR="0007564E" w:rsidDel="00EB6014">
                <w:delText>) [1]</w:delText>
              </w:r>
            </w:del>
          </w:p>
        </w:tc>
      </w:tr>
      <w:tr w:rsidR="00B9482D" w:rsidRPr="00B46C87" w:rsidDel="00EB6014" w14:paraId="59CA230B" w14:textId="0E585F90" w:rsidTr="009B1634">
        <w:trPr>
          <w:del w:id="750"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1E9A1CC1" w14:textId="5FFBF426" w:rsidR="00B9482D" w:rsidRPr="00B46C87" w:rsidDel="00EB6014" w:rsidRDefault="00B9482D" w:rsidP="00075790">
            <w:pPr>
              <w:rPr>
                <w:del w:id="751" w:author="Avin Mathew" w:date="2012-08-07T10:59:00Z"/>
              </w:rPr>
            </w:pPr>
            <w:del w:id="752" w:author="Avin Mathew" w:date="2012-08-07T10:59:00Z">
              <w:r w:rsidDel="00EB6014">
                <w:delText>Behavior</w:delText>
              </w:r>
            </w:del>
          </w:p>
        </w:tc>
        <w:tc>
          <w:tcPr>
            <w:tcW w:w="7513" w:type="dxa"/>
          </w:tcPr>
          <w:p w14:paraId="194DD3FC" w14:textId="58CB67C2" w:rsidR="00B9482D" w:rsidRPr="00B46C87" w:rsidDel="00EB6014"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rPr>
                <w:del w:id="753" w:author="Avin Mathew" w:date="2012-08-07T10:59:00Z"/>
              </w:rPr>
            </w:pPr>
            <w:del w:id="754" w:author="Avin Mathew" w:date="2012-08-07T10:59:00Z">
              <w:r w:rsidDel="00EB6014">
                <w:delText>If the SessionID does not exist (non-existent or already closed)</w:delText>
              </w:r>
              <w:r w:rsidR="006D1973" w:rsidDel="00EB6014">
                <w:delText xml:space="preserve"> or does not correspond to a request channel,</w:delText>
              </w:r>
              <w:r w:rsidDel="00EB6014">
                <w:delText xml:space="preserve"> then an InvalidSessionFault is thrown.</w:delText>
              </w:r>
            </w:del>
          </w:p>
        </w:tc>
      </w:tr>
      <w:tr w:rsidR="00B9482D" w:rsidRPr="00B46C87" w:rsidDel="00EB6014" w14:paraId="627F7F4D" w14:textId="798C5076" w:rsidTr="009B1634">
        <w:trPr>
          <w:del w:id="755"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3AAF3530" w14:textId="6E586871" w:rsidR="00B9482D" w:rsidRPr="00B46C87" w:rsidDel="00EB6014" w:rsidRDefault="009B1634" w:rsidP="00075790">
            <w:pPr>
              <w:rPr>
                <w:del w:id="756" w:author="Avin Mathew" w:date="2012-08-07T10:59:00Z"/>
              </w:rPr>
            </w:pPr>
            <w:del w:id="757" w:author="Avin Mathew" w:date="2012-08-07T10:59:00Z">
              <w:r w:rsidDel="00EB6014">
                <w:delText>Output</w:delText>
              </w:r>
            </w:del>
          </w:p>
        </w:tc>
        <w:tc>
          <w:tcPr>
            <w:tcW w:w="7513" w:type="dxa"/>
          </w:tcPr>
          <w:p w14:paraId="6E984442" w14:textId="6554995C" w:rsidR="00B9482D" w:rsidRPr="00B46C87" w:rsidDel="00EB6014"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758" w:author="Avin Mathew" w:date="2012-08-07T10:59:00Z"/>
              </w:rPr>
            </w:pPr>
            <w:del w:id="759" w:author="Avin Mathew" w:date="2012-08-07T10:59:00Z">
              <w:r w:rsidRPr="00B9482D" w:rsidDel="00EB6014">
                <w:delText>N/A</w:delText>
              </w:r>
            </w:del>
          </w:p>
        </w:tc>
      </w:tr>
      <w:tr w:rsidR="00B9482D" w:rsidRPr="00B46C87" w:rsidDel="00EB6014" w14:paraId="2EC78B12" w14:textId="7A59FA16" w:rsidTr="009B1634">
        <w:trPr>
          <w:del w:id="760" w:author="Avin Mathew" w:date="2012-08-07T10:59:00Z"/>
        </w:trPr>
        <w:tc>
          <w:tcPr>
            <w:cnfStyle w:val="001000000000" w:firstRow="0" w:lastRow="0" w:firstColumn="1" w:lastColumn="0" w:oddVBand="0" w:evenVBand="0" w:oddHBand="0" w:evenHBand="0" w:firstRowFirstColumn="0" w:firstRowLastColumn="0" w:lastRowFirstColumn="0" w:lastRowLastColumn="0"/>
            <w:tcW w:w="1384" w:type="dxa"/>
          </w:tcPr>
          <w:p w14:paraId="50439965" w14:textId="364ACB3D" w:rsidR="00B9482D" w:rsidRPr="00B46C87" w:rsidDel="00EB6014" w:rsidRDefault="00B9482D" w:rsidP="00075790">
            <w:pPr>
              <w:rPr>
                <w:del w:id="761" w:author="Avin Mathew" w:date="2012-08-07T10:59:00Z"/>
              </w:rPr>
            </w:pPr>
            <w:del w:id="762" w:author="Avin Mathew" w:date="2012-08-07T10:59:00Z">
              <w:r w:rsidDel="00EB6014">
                <w:delText>Faults</w:delText>
              </w:r>
            </w:del>
          </w:p>
        </w:tc>
        <w:tc>
          <w:tcPr>
            <w:tcW w:w="7513" w:type="dxa"/>
          </w:tcPr>
          <w:p w14:paraId="4C608B29" w14:textId="0387587A" w:rsidR="00B9482D" w:rsidDel="00EB6014"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763" w:author="Avin Mathew" w:date="2012-08-07T10:59:00Z"/>
              </w:rPr>
            </w:pPr>
            <w:del w:id="764" w:author="Avin Mathew" w:date="2012-08-07T10:59:00Z">
              <w:r w:rsidDel="00EB6014">
                <w:delText>InvalidSessionFault</w:delText>
              </w:r>
            </w:del>
          </w:p>
        </w:tc>
      </w:tr>
    </w:tbl>
    <w:p w14:paraId="382F0FF3" w14:textId="3F743630" w:rsidR="002F700D" w:rsidDel="00EB6014" w:rsidRDefault="002F700D" w:rsidP="002F700D">
      <w:pPr>
        <w:pStyle w:val="Heading3"/>
        <w:rPr>
          <w:del w:id="765" w:author="Avin Mathew" w:date="2012-08-07T11:02:00Z"/>
        </w:rPr>
      </w:pPr>
      <w:bookmarkStart w:id="766" w:name="_Toc332199223"/>
      <w:del w:id="767" w:author="Avin Mathew" w:date="2012-08-07T11:02:00Z">
        <w:r w:rsidDel="00EB6014">
          <w:delText xml:space="preserve">Open </w:delText>
        </w:r>
        <w:r w:rsidR="0068524E" w:rsidDel="00EB6014">
          <w:delText xml:space="preserve">Post </w:delText>
        </w:r>
        <w:r w:rsidDel="00EB6014">
          <w:delText xml:space="preserve">Response </w:delText>
        </w:r>
        <w:r w:rsidR="00075790" w:rsidDel="00EB6014">
          <w:delText>Session</w:delText>
        </w:r>
        <w:bookmarkEnd w:id="766"/>
      </w:del>
    </w:p>
    <w:tbl>
      <w:tblPr>
        <w:tblStyle w:val="TableStyle"/>
        <w:tblW w:w="8897" w:type="dxa"/>
        <w:tblLook w:val="0680" w:firstRow="0" w:lastRow="0" w:firstColumn="1" w:lastColumn="0" w:noHBand="1" w:noVBand="1"/>
      </w:tblPr>
      <w:tblGrid>
        <w:gridCol w:w="1384"/>
        <w:gridCol w:w="7513"/>
      </w:tblGrid>
      <w:tr w:rsidR="0068524E" w:rsidRPr="00A64FFD" w:rsidDel="00EB6014" w14:paraId="661E58DD" w14:textId="0F8A4750" w:rsidTr="009B1634">
        <w:trPr>
          <w:del w:id="768"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0083B207" w14:textId="51D90914" w:rsidR="0068524E" w:rsidRPr="00A64FFD" w:rsidDel="00EB6014" w:rsidRDefault="0068524E" w:rsidP="00A04F4C">
            <w:pPr>
              <w:rPr>
                <w:del w:id="769" w:author="Avin Mathew" w:date="2012-08-07T11:02:00Z"/>
              </w:rPr>
            </w:pPr>
            <w:del w:id="770" w:author="Avin Mathew" w:date="2012-08-07T11:02:00Z">
              <w:r w:rsidRPr="00A64FFD" w:rsidDel="00EB6014">
                <w:delText>Name</w:delText>
              </w:r>
            </w:del>
          </w:p>
        </w:tc>
        <w:tc>
          <w:tcPr>
            <w:tcW w:w="7513" w:type="dxa"/>
          </w:tcPr>
          <w:p w14:paraId="5751545D" w14:textId="5DDA01F7" w:rsidR="0068524E" w:rsidRPr="00A64FFD" w:rsidDel="00EB6014" w:rsidRDefault="0068524E" w:rsidP="0068524E">
            <w:pPr>
              <w:cnfStyle w:val="000000000000" w:firstRow="0" w:lastRow="0" w:firstColumn="0" w:lastColumn="0" w:oddVBand="0" w:evenVBand="0" w:oddHBand="0" w:evenHBand="0" w:firstRowFirstColumn="0" w:firstRowLastColumn="0" w:lastRowFirstColumn="0" w:lastRowLastColumn="0"/>
              <w:rPr>
                <w:del w:id="771" w:author="Avin Mathew" w:date="2012-08-07T11:02:00Z"/>
              </w:rPr>
            </w:pPr>
            <w:del w:id="772" w:author="Avin Mathew" w:date="2012-08-07T11:02:00Z">
              <w:r w:rsidRPr="00A64FFD" w:rsidDel="00EB6014">
                <w:delText>Open</w:delText>
              </w:r>
              <w:r w:rsidDel="00EB6014">
                <w:delText>PostResponseSession</w:delText>
              </w:r>
            </w:del>
          </w:p>
        </w:tc>
      </w:tr>
      <w:tr w:rsidR="0068524E" w:rsidRPr="00A64FFD" w:rsidDel="00EB6014" w14:paraId="53160769" w14:textId="46A8F772" w:rsidTr="009B1634">
        <w:trPr>
          <w:del w:id="773"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3543FCDD" w14:textId="60027122" w:rsidR="0068524E" w:rsidRPr="00A64FFD" w:rsidDel="00EB6014" w:rsidRDefault="0068524E" w:rsidP="00A04F4C">
            <w:pPr>
              <w:rPr>
                <w:del w:id="774" w:author="Avin Mathew" w:date="2012-08-07T11:02:00Z"/>
              </w:rPr>
            </w:pPr>
            <w:del w:id="775" w:author="Avin Mathew" w:date="2012-08-07T11:02:00Z">
              <w:r w:rsidRPr="00A64FFD" w:rsidDel="00EB6014">
                <w:delText>Description</w:delText>
              </w:r>
            </w:del>
          </w:p>
        </w:tc>
        <w:tc>
          <w:tcPr>
            <w:tcW w:w="7513" w:type="dxa"/>
          </w:tcPr>
          <w:p w14:paraId="0C487751" w14:textId="2E9C8BB9" w:rsidR="0068524E" w:rsidRPr="00A64FFD" w:rsidDel="00EB6014" w:rsidRDefault="0068524E" w:rsidP="0068524E">
            <w:pPr>
              <w:cnfStyle w:val="000000000000" w:firstRow="0" w:lastRow="0" w:firstColumn="0" w:lastColumn="0" w:oddVBand="0" w:evenVBand="0" w:oddHBand="0" w:evenHBand="0" w:firstRowFirstColumn="0" w:firstRowLastColumn="0" w:lastRowFirstColumn="0" w:lastRowLastColumn="0"/>
              <w:rPr>
                <w:del w:id="776" w:author="Avin Mathew" w:date="2012-08-07T11:02:00Z"/>
              </w:rPr>
            </w:pPr>
            <w:del w:id="777" w:author="Avin Mathew" w:date="2012-08-07T11:02:00Z">
              <w:r w:rsidRPr="00A64FFD" w:rsidDel="00EB6014">
                <w:delText xml:space="preserve">Opens </w:delText>
              </w:r>
              <w:r w:rsidDel="00EB6014">
                <w:delText>a post response session for a channel.</w:delText>
              </w:r>
            </w:del>
          </w:p>
        </w:tc>
      </w:tr>
      <w:tr w:rsidR="009B1634" w:rsidRPr="00F16BBF" w:rsidDel="00EB6014" w14:paraId="63A577A8" w14:textId="5B7BB254" w:rsidTr="005A766F">
        <w:trPr>
          <w:del w:id="778"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376FAA4E" w14:textId="6A35BD1C" w:rsidR="009B1634" w:rsidRPr="00F16BBF" w:rsidDel="00EB6014" w:rsidRDefault="009B1634" w:rsidP="005A766F">
            <w:pPr>
              <w:rPr>
                <w:del w:id="779" w:author="Avin Mathew" w:date="2012-08-07T11:02:00Z"/>
              </w:rPr>
            </w:pPr>
            <w:del w:id="780" w:author="Avin Mathew" w:date="2012-08-07T11:02:00Z">
              <w:r w:rsidDel="00EB6014">
                <w:delText>Header</w:delText>
              </w:r>
            </w:del>
          </w:p>
        </w:tc>
        <w:tc>
          <w:tcPr>
            <w:tcW w:w="7513" w:type="dxa"/>
          </w:tcPr>
          <w:p w14:paraId="51E5456E" w14:textId="0D143681" w:rsidR="009B1634" w:rsidRPr="00F16BBF" w:rsidDel="00EB6014"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rPr>
                <w:del w:id="781" w:author="Avin Mathew" w:date="2012-08-07T11:02:00Z"/>
              </w:rPr>
            </w:pPr>
            <w:del w:id="782" w:author="Avin Mathew" w:date="2012-08-07T11:02:00Z">
              <w:r w:rsidDel="00EB6014">
                <w:delText>AuthorizationToken [0..1]</w:delText>
              </w:r>
            </w:del>
          </w:p>
        </w:tc>
      </w:tr>
      <w:tr w:rsidR="0068524E" w:rsidRPr="00A64FFD" w:rsidDel="00EB6014" w14:paraId="7B4130B9" w14:textId="7A3FD896" w:rsidTr="009B1634">
        <w:trPr>
          <w:del w:id="783"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0F272EB3" w14:textId="2DA390B1" w:rsidR="0068524E" w:rsidRPr="00A64FFD" w:rsidDel="00EB6014" w:rsidRDefault="0068524E" w:rsidP="009B1634">
            <w:pPr>
              <w:rPr>
                <w:del w:id="784" w:author="Avin Mathew" w:date="2012-08-07T11:02:00Z"/>
              </w:rPr>
            </w:pPr>
            <w:del w:id="785" w:author="Avin Mathew" w:date="2012-08-07T11:02:00Z">
              <w:r w:rsidRPr="00A64FFD" w:rsidDel="00EB6014">
                <w:delText>Input</w:delText>
              </w:r>
            </w:del>
          </w:p>
        </w:tc>
        <w:tc>
          <w:tcPr>
            <w:tcW w:w="7513" w:type="dxa"/>
          </w:tcPr>
          <w:p w14:paraId="6D373D8D" w14:textId="65C2B8FE" w:rsidR="00DD3777" w:rsidRPr="00A64FFD" w:rsidDel="00EB6014"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rPr>
                <w:del w:id="786" w:author="Avin Mathew" w:date="2012-08-07T11:02:00Z"/>
              </w:rPr>
            </w:pPr>
            <w:del w:id="787" w:author="Avin Mathew" w:date="2012-08-07T11:02:00Z">
              <w:r w:rsidRPr="00A64FFD" w:rsidDel="00EB6014">
                <w:delText>Channel</w:delText>
              </w:r>
              <w:r w:rsidR="0029698A" w:rsidDel="00EB6014">
                <w:delText>URI</w:delText>
              </w:r>
              <w:r w:rsidDel="00EB6014">
                <w:delText xml:space="preserve"> (</w:delText>
              </w:r>
              <w:r w:rsidRPr="00AF5E55" w:rsidDel="00EB6014">
                <w:rPr>
                  <w:i/>
                </w:rPr>
                <w:delText>xs:string</w:delText>
              </w:r>
              <w:r w:rsidDel="00EB6014">
                <w:delText>) [1]</w:delText>
              </w:r>
            </w:del>
          </w:p>
        </w:tc>
      </w:tr>
      <w:tr w:rsidR="0068524E" w:rsidRPr="00A64FFD" w:rsidDel="00EB6014" w14:paraId="66203F47" w14:textId="400C4304" w:rsidTr="009B1634">
        <w:trPr>
          <w:del w:id="788"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0EF715A2" w14:textId="035A75FF" w:rsidR="0068524E" w:rsidRPr="00A64FFD" w:rsidDel="00EB6014" w:rsidRDefault="0068524E" w:rsidP="00A04F4C">
            <w:pPr>
              <w:rPr>
                <w:del w:id="789" w:author="Avin Mathew" w:date="2012-08-07T11:02:00Z"/>
              </w:rPr>
            </w:pPr>
            <w:del w:id="790" w:author="Avin Mathew" w:date="2012-08-07T11:02:00Z">
              <w:r w:rsidDel="00EB6014">
                <w:delText>Behavior</w:delText>
              </w:r>
            </w:del>
          </w:p>
        </w:tc>
        <w:tc>
          <w:tcPr>
            <w:tcW w:w="7513" w:type="dxa"/>
          </w:tcPr>
          <w:p w14:paraId="702866DC" w14:textId="765B6814" w:rsidR="0029698A" w:rsidDel="00EB6014"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rPr>
                <w:del w:id="791" w:author="Avin Mathew" w:date="2012-08-07T11:02:00Z"/>
              </w:rPr>
            </w:pPr>
            <w:del w:id="792" w:author="Avin Mathew" w:date="2012-08-07T11:02:00Z">
              <w:r w:rsidDel="00EB6014">
                <w:delText>If the ChannelURI does not exist, or if the specified channel is assigned security tokens and the specified AuthorizationToken does not match a token assigned to the specified channel, then a ChannelFault is thrown.</w:delText>
              </w:r>
            </w:del>
          </w:p>
          <w:p w14:paraId="30D49336" w14:textId="1A86CA51" w:rsidR="00DD3777" w:rsidRPr="00A64FFD" w:rsidDel="00EB6014"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rPr>
                <w:del w:id="793" w:author="Avin Mathew" w:date="2012-08-07T11:02:00Z"/>
              </w:rPr>
            </w:pPr>
            <w:del w:id="794" w:author="Avin Mathew" w:date="2012-08-07T11:02:00Z">
              <w:r w:rsidDel="00EB6014">
                <w:delText xml:space="preserve">If the </w:delText>
              </w:r>
              <w:r w:rsidR="0029698A" w:rsidDel="00EB6014">
                <w:delText>c</w:delText>
              </w:r>
              <w:r w:rsidDel="00EB6014">
                <w:delText xml:space="preserve">hannel </w:delText>
              </w:r>
              <w:r w:rsidR="0029698A" w:rsidDel="00EB6014">
                <w:delText>t</w:delText>
              </w:r>
              <w:r w:rsidDel="00EB6014">
                <w:delText>ype is not a Response type, then an Invalid</w:delText>
              </w:r>
              <w:r w:rsidR="0029698A" w:rsidDel="00EB6014">
                <w:delText>Operation</w:delText>
              </w:r>
              <w:r w:rsidDel="00EB6014">
                <w:delText>Fault is thrown.</w:delText>
              </w:r>
            </w:del>
          </w:p>
        </w:tc>
      </w:tr>
      <w:tr w:rsidR="0068524E" w:rsidRPr="00A64FFD" w:rsidDel="00EB6014" w14:paraId="2A3019D5" w14:textId="2009A469" w:rsidTr="009B1634">
        <w:trPr>
          <w:del w:id="795"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7E287DA0" w14:textId="43EA9C7C" w:rsidR="0068524E" w:rsidRPr="00A64FFD" w:rsidDel="00EB6014" w:rsidRDefault="009B1634" w:rsidP="00A04F4C">
            <w:pPr>
              <w:rPr>
                <w:del w:id="796" w:author="Avin Mathew" w:date="2012-08-07T11:02:00Z"/>
              </w:rPr>
            </w:pPr>
            <w:del w:id="797" w:author="Avin Mathew" w:date="2012-08-07T11:02:00Z">
              <w:r w:rsidDel="00EB6014">
                <w:delText>Output</w:delText>
              </w:r>
            </w:del>
          </w:p>
        </w:tc>
        <w:tc>
          <w:tcPr>
            <w:tcW w:w="7513" w:type="dxa"/>
          </w:tcPr>
          <w:p w14:paraId="72686679" w14:textId="684451F9" w:rsidR="0068524E" w:rsidRPr="00A64FFD" w:rsidDel="00EB6014"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rPr>
                <w:del w:id="798" w:author="Avin Mathew" w:date="2012-08-07T11:02:00Z"/>
              </w:rPr>
            </w:pPr>
            <w:del w:id="799" w:author="Avin Mathew" w:date="2012-08-07T11:02:00Z">
              <w:r w:rsidRPr="00A64FFD" w:rsidDel="00EB6014">
                <w:delText>SessionID</w:delText>
              </w:r>
              <w:r w:rsidR="0007564E" w:rsidDel="00EB6014">
                <w:delText xml:space="preserve"> (</w:delText>
              </w:r>
              <w:r w:rsidR="0007564E" w:rsidRPr="002C66D2" w:rsidDel="00EB6014">
                <w:rPr>
                  <w:i/>
                </w:rPr>
                <w:delText>xs:string</w:delText>
              </w:r>
              <w:r w:rsidR="0007564E" w:rsidDel="00EB6014">
                <w:delText>) [1]</w:delText>
              </w:r>
            </w:del>
          </w:p>
        </w:tc>
      </w:tr>
      <w:tr w:rsidR="0068524E" w:rsidRPr="00A64FFD" w:rsidDel="00EB6014" w14:paraId="32BDBB6A" w14:textId="7A68CAB7" w:rsidTr="009B1634">
        <w:trPr>
          <w:del w:id="800" w:author="Avin Mathew" w:date="2012-08-07T11:02:00Z"/>
        </w:trPr>
        <w:tc>
          <w:tcPr>
            <w:cnfStyle w:val="001000000000" w:firstRow="0" w:lastRow="0" w:firstColumn="1" w:lastColumn="0" w:oddVBand="0" w:evenVBand="0" w:oddHBand="0" w:evenHBand="0" w:firstRowFirstColumn="0" w:firstRowLastColumn="0" w:lastRowFirstColumn="0" w:lastRowLastColumn="0"/>
            <w:tcW w:w="1384" w:type="dxa"/>
          </w:tcPr>
          <w:p w14:paraId="125BCD2F" w14:textId="51E5D669" w:rsidR="0068524E" w:rsidRPr="00A64FFD" w:rsidDel="00EB6014" w:rsidRDefault="0068524E" w:rsidP="00A04F4C">
            <w:pPr>
              <w:rPr>
                <w:del w:id="801" w:author="Avin Mathew" w:date="2012-08-07T11:02:00Z"/>
              </w:rPr>
            </w:pPr>
            <w:del w:id="802" w:author="Avin Mathew" w:date="2012-08-07T11:02:00Z">
              <w:r w:rsidDel="00EB6014">
                <w:delText>Faults</w:delText>
              </w:r>
            </w:del>
          </w:p>
        </w:tc>
        <w:tc>
          <w:tcPr>
            <w:tcW w:w="7513" w:type="dxa"/>
          </w:tcPr>
          <w:p w14:paraId="66DB3E84" w14:textId="5B7BA151" w:rsidR="0068524E" w:rsidDel="00EB6014"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rPr>
                <w:del w:id="803" w:author="Avin Mathew" w:date="2012-08-07T11:02:00Z"/>
              </w:rPr>
            </w:pPr>
            <w:del w:id="804" w:author="Avin Mathew" w:date="2012-08-07T11:02:00Z">
              <w:r w:rsidDel="00EB6014">
                <w:delText>ChannelFault</w:delText>
              </w:r>
            </w:del>
          </w:p>
          <w:p w14:paraId="03FA41DF" w14:textId="2740C240" w:rsidR="00DD3777" w:rsidRPr="00A64FFD" w:rsidDel="00EB6014"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rPr>
                <w:del w:id="805" w:author="Avin Mathew" w:date="2012-08-07T11:02:00Z"/>
              </w:rPr>
            </w:pPr>
            <w:del w:id="806" w:author="Avin Mathew" w:date="2012-08-07T11:02:00Z">
              <w:r w:rsidDel="00EB6014">
                <w:delText>Invalid</w:delText>
              </w:r>
              <w:r w:rsidR="0029698A" w:rsidDel="00EB6014">
                <w:delText>Operation</w:delText>
              </w:r>
              <w:r w:rsidDel="00EB6014">
                <w:delText>Fault</w:delText>
              </w:r>
            </w:del>
          </w:p>
        </w:tc>
      </w:tr>
    </w:tbl>
    <w:p w14:paraId="33CB9C36" w14:textId="77777777" w:rsidR="002F700D" w:rsidRDefault="002F700D" w:rsidP="002F700D">
      <w:pPr>
        <w:pStyle w:val="Heading3"/>
      </w:pPr>
      <w:bookmarkStart w:id="807" w:name="_Toc332199224"/>
      <w:r>
        <w:t>Post Response</w:t>
      </w:r>
      <w:bookmarkEnd w:id="807"/>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631BEB81"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del w:id="808" w:author="Avin Mathew" w:date="2012-08-07T11:02:00Z">
              <w:r w:rsidR="00823CF1" w:rsidDel="00EB6014">
                <w:delText xml:space="preserve">post </w:delText>
              </w:r>
            </w:del>
            <w:del w:id="809" w:author="Avin Mathew" w:date="2012-08-07T11:08:00Z">
              <w:r w:rsidR="006D1973" w:rsidDel="00742D7F">
                <w:delText>response</w:delText>
              </w:r>
            </w:del>
            <w:ins w:id="810" w:author="Avin Mathew" w:date="2012-08-07T11:08:00Z">
              <w:r w:rsidR="00742D7F">
                <w:t>provider request</w:t>
              </w:r>
            </w:ins>
            <w:r w:rsidR="006D1973">
              <w:t xml:space="preserve"> </w:t>
            </w:r>
            <w:r w:rsidR="00823CF1">
              <w:t>session</w:t>
            </w:r>
            <w:r w:rsidR="006D1973">
              <w:t>,</w:t>
            </w:r>
            <w:r>
              <w:t xml:space="preserve"> then an </w:t>
            </w:r>
            <w:proofErr w:type="spellStart"/>
            <w:r>
              <w:t>InvalidSessionFault</w:t>
            </w:r>
            <w:proofErr w:type="spellEnd"/>
            <w:r>
              <w:t xml:space="preserve"> is thrown.</w:t>
            </w:r>
          </w:p>
          <w:p w14:paraId="159E659C" w14:textId="78224815" w:rsidR="00AB6127" w:rsidRPr="00AF5E55"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there is no request message that can be matched to </w:t>
            </w:r>
            <w:proofErr w:type="spellStart"/>
            <w:r>
              <w:t>RequestMessageID</w:t>
            </w:r>
            <w:proofErr w:type="spellEnd"/>
            <w:r>
              <w:t xml:space="preserve">, then </w:t>
            </w:r>
            <w:r>
              <w:lastRenderedPageBreak/>
              <w:t>no action is taken.</w:t>
            </w:r>
            <w:r w:rsidRPr="00AF5E55">
              <w:t xml:space="preserve"> </w:t>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lastRenderedPageBreak/>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1AEDF235" w:rsidR="002F700D" w:rsidRDefault="002F700D" w:rsidP="002F700D">
      <w:pPr>
        <w:pStyle w:val="Heading3"/>
      </w:pPr>
      <w:bookmarkStart w:id="811" w:name="_Toc332199225"/>
      <w:r>
        <w:t xml:space="preserve">Close </w:t>
      </w:r>
      <w:del w:id="812" w:author="Avin Mathew" w:date="2012-08-07T11:03:00Z">
        <w:r w:rsidR="0068524E" w:rsidDel="00EB6014">
          <w:delText xml:space="preserve">Post </w:delText>
        </w:r>
        <w:r w:rsidDel="00EB6014">
          <w:delText>Response</w:delText>
        </w:r>
      </w:del>
      <w:ins w:id="813" w:author="Avin Mathew" w:date="2012-08-07T11:03:00Z">
        <w:r w:rsidR="00EB6014">
          <w:t>Provider Request</w:t>
        </w:r>
      </w:ins>
      <w:r>
        <w:t xml:space="preserve"> </w:t>
      </w:r>
      <w:r w:rsidR="0068524E">
        <w:t>Session</w:t>
      </w:r>
      <w:bookmarkEnd w:id="811"/>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357199D2" w:rsidR="0068524E" w:rsidRPr="00804820" w:rsidRDefault="0068524E" w:rsidP="00EB6014">
            <w:pPr>
              <w:cnfStyle w:val="000000000000" w:firstRow="0" w:lastRow="0" w:firstColumn="0" w:lastColumn="0" w:oddVBand="0" w:evenVBand="0" w:oddHBand="0" w:evenHBand="0" w:firstRowFirstColumn="0" w:firstRowLastColumn="0" w:lastRowFirstColumn="0" w:lastRowLastColumn="0"/>
            </w:pPr>
            <w:proofErr w:type="spellStart"/>
            <w:r w:rsidRPr="00804820">
              <w:t>Close</w:t>
            </w:r>
            <w:del w:id="814" w:author="Avin Mathew" w:date="2012-08-07T11:03:00Z">
              <w:r w:rsidDel="00EB6014">
                <w:delText>PostResponse</w:delText>
              </w:r>
            </w:del>
            <w:ins w:id="815" w:author="Avin Mathew" w:date="2012-08-07T11:03:00Z">
              <w:r w:rsidR="00EB6014">
                <w:t>ProviderRequest</w:t>
              </w:r>
            </w:ins>
            <w:r w:rsidRPr="00804820">
              <w:t>Session</w:t>
            </w:r>
            <w:proofErr w:type="spellEnd"/>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0797E485" w:rsidR="0068524E" w:rsidRPr="00804820" w:rsidRDefault="0068524E" w:rsidP="00EB6014">
            <w:pPr>
              <w:cnfStyle w:val="000000000000" w:firstRow="0" w:lastRow="0" w:firstColumn="0" w:lastColumn="0" w:oddVBand="0" w:evenVBand="0" w:oddHBand="0" w:evenHBand="0" w:firstRowFirstColumn="0" w:firstRowLastColumn="0" w:lastRowFirstColumn="0" w:lastRowLastColumn="0"/>
            </w:pPr>
            <w:r w:rsidRPr="00804820">
              <w:t xml:space="preserve">Closes a </w:t>
            </w:r>
            <w:del w:id="816" w:author="Avin Mathew" w:date="2012-08-07T11:03:00Z">
              <w:r w:rsidDel="00EB6014">
                <w:delText>post response</w:delText>
              </w:r>
            </w:del>
            <w:ins w:id="817" w:author="Avin Mathew" w:date="2012-08-07T11:03:00Z">
              <w:r w:rsidR="00EB6014">
                <w:t>provider request</w:t>
              </w:r>
            </w:ins>
            <w:r>
              <w:t xml:space="preserv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741F02C4" w:rsidR="00B9482D" w:rsidRPr="00804820" w:rsidRDefault="00B9482D" w:rsidP="00EB601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w:t>
            </w:r>
            <w:del w:id="818" w:author="Avin Mathew" w:date="2012-08-07T11:04:00Z">
              <w:r w:rsidR="006D1973" w:rsidDel="00EB6014">
                <w:delText xml:space="preserve">response </w:delText>
              </w:r>
            </w:del>
            <w:ins w:id="819" w:author="Avin Mathew" w:date="2012-08-07T11:04:00Z">
              <w:r w:rsidR="00EB6014">
                <w:t xml:space="preserve">Request </w:t>
              </w:r>
            </w:ins>
            <w:r w:rsidR="006D1973">
              <w:t>channel</w:t>
            </w:r>
            <w:ins w:id="820" w:author="Avin Mathew" w:date="2012-08-07T11:04:00Z">
              <w:r w:rsidR="00EB6014">
                <w:t xml:space="preserve"> type</w:t>
              </w:r>
            </w:ins>
            <w:r w:rsidR="006D1973">
              <w:t>,</w:t>
            </w:r>
            <w:r>
              <w:t xml:space="preserve"> then an </w:t>
            </w:r>
            <w:proofErr w:type="spellStart"/>
            <w:r>
              <w:t>InvalidSessionFault</w:t>
            </w:r>
            <w:proofErr w:type="spellEnd"/>
            <w:r>
              <w:t xml:space="preserve">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821" w:name="_Toc332199226"/>
      <w:r>
        <w:t>ISBM Consumer Request Services</w:t>
      </w:r>
      <w:bookmarkEnd w:id="821"/>
    </w:p>
    <w:p w14:paraId="60EBE1B4" w14:textId="70F5132C" w:rsidR="00DF3BA4" w:rsidRDefault="00DF3BA4" w:rsidP="00DF3BA4">
      <w:pPr>
        <w:pStyle w:val="Heading3"/>
      </w:pPr>
      <w:bookmarkStart w:id="822" w:name="_Toc332199227"/>
      <w:r>
        <w:t xml:space="preserve">Open </w:t>
      </w:r>
      <w:del w:id="823" w:author="Avin Mathew" w:date="2012-08-07T11:05:00Z">
        <w:r w:rsidR="0068524E" w:rsidDel="00742D7F">
          <w:delText xml:space="preserve">Post </w:delText>
        </w:r>
      </w:del>
      <w:ins w:id="824" w:author="Avin Mathew" w:date="2012-08-07T11:05:00Z">
        <w:r w:rsidR="00742D7F">
          <w:t xml:space="preserve">Consumer </w:t>
        </w:r>
      </w:ins>
      <w:r>
        <w:t xml:space="preserve">Request </w:t>
      </w:r>
      <w:r w:rsidR="0068524E">
        <w:t>Session</w:t>
      </w:r>
      <w:bookmarkEnd w:id="822"/>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2585CE26" w:rsidR="007A7609" w:rsidRPr="00A64FFD" w:rsidRDefault="007A7609" w:rsidP="00742D7F">
            <w:pPr>
              <w:cnfStyle w:val="000000000000" w:firstRow="0" w:lastRow="0" w:firstColumn="0" w:lastColumn="0" w:oddVBand="0" w:evenVBand="0" w:oddHBand="0" w:evenHBand="0" w:firstRowFirstColumn="0" w:firstRowLastColumn="0" w:lastRowFirstColumn="0" w:lastRowLastColumn="0"/>
            </w:pPr>
            <w:proofErr w:type="spellStart"/>
            <w:r w:rsidRPr="00A64FFD">
              <w:t>Open</w:t>
            </w:r>
            <w:del w:id="825" w:author="Avin Mathew" w:date="2012-08-07T11:05:00Z">
              <w:r w:rsidDel="00742D7F">
                <w:delText>Post</w:delText>
              </w:r>
            </w:del>
            <w:ins w:id="826" w:author="Avin Mathew" w:date="2012-08-07T11:05:00Z">
              <w:r w:rsidR="00742D7F">
                <w:t>Consumer</w:t>
              </w:r>
            </w:ins>
            <w:r>
              <w:t>RequestSession</w:t>
            </w:r>
            <w:proofErr w:type="spellEnd"/>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0B23574A" w:rsidR="007A7609" w:rsidRPr="00A64FFD" w:rsidRDefault="007A7609" w:rsidP="00742D7F">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del w:id="827" w:author="Avin Mathew" w:date="2012-08-07T11:05:00Z">
              <w:r w:rsidR="009513A5" w:rsidDel="00742D7F">
                <w:delText xml:space="preserve">post </w:delText>
              </w:r>
            </w:del>
            <w:ins w:id="828" w:author="Avin Mathew" w:date="2012-08-07T11:05:00Z">
              <w:r w:rsidR="00742D7F">
                <w:t xml:space="preserve">consumer </w:t>
              </w:r>
            </w:ins>
            <w:r w:rsidR="009513A5">
              <w:t>request</w:t>
            </w:r>
            <w:r w:rsidRPr="00A64FFD">
              <w:t xml:space="preserve"> </w:t>
            </w:r>
            <w:r>
              <w:t>session for a channel</w:t>
            </w:r>
            <w:ins w:id="829" w:author="Avin Mathew" w:date="2012-08-07T11:07:00Z">
              <w:r w:rsidR="00742D7F">
                <w:t xml:space="preserve"> for posting requests and reading responses</w:t>
              </w:r>
            </w:ins>
            <w:r>
              <w:t>.</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48DBA525"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2A03F4EF" w14:textId="77777777" w:rsidR="00DD3777"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rPr>
                <w:ins w:id="830" w:author="Avin Mathew" w:date="2012-08-07T11:05:00Z"/>
              </w:rPr>
            </w:pPr>
            <w:proofErr w:type="spellStart"/>
            <w:r w:rsidRPr="00A64FFD">
              <w:t>Channel</w:t>
            </w:r>
            <w:r w:rsidR="009027FB">
              <w:t>URI</w:t>
            </w:r>
            <w:proofErr w:type="spellEnd"/>
            <w:r>
              <w:t xml:space="preserve"> (</w:t>
            </w:r>
            <w:proofErr w:type="spellStart"/>
            <w:r w:rsidRPr="00AF5E55">
              <w:rPr>
                <w:i/>
              </w:rPr>
              <w:t>xs:string</w:t>
            </w:r>
            <w:proofErr w:type="spellEnd"/>
            <w:r>
              <w:t>) [1]</w:t>
            </w:r>
          </w:p>
          <w:p w14:paraId="1EAB0036" w14:textId="74D84D9D" w:rsidR="00742D7F" w:rsidRPr="00A64FFD" w:rsidRDefault="00742D7F"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ins w:id="831" w:author="Avin Mathew" w:date="2012-08-07T11:05:00Z">
              <w:r>
                <w:t>Listener</w:t>
              </w:r>
              <w:r w:rsidRPr="00804820">
                <w:t>URI</w:t>
              </w:r>
              <w:proofErr w:type="spellEnd"/>
              <w:r w:rsidRPr="00804820">
                <w:t xml:space="preserve"> </w:t>
              </w:r>
              <w:r>
                <w:t>(</w:t>
              </w:r>
              <w:proofErr w:type="spellStart"/>
              <w:r w:rsidRPr="006020D5">
                <w:rPr>
                  <w:i/>
                </w:rPr>
                <w:t>xs:</w:t>
              </w:r>
              <w:r>
                <w:rPr>
                  <w:i/>
                </w:rPr>
                <w:t>string</w:t>
              </w:r>
              <w:proofErr w:type="spellEnd"/>
              <w:r>
                <w:t>) [0..1]</w:t>
              </w:r>
            </w:ins>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832" w:name="_Toc332199228"/>
      <w:r>
        <w:t>Post Request</w:t>
      </w:r>
      <w:bookmarkEnd w:id="832"/>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lastRenderedPageBreak/>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5A6FBC9C" w:rsidR="00020A7D"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w:t>
            </w:r>
            <w:proofErr w:type="spellStart"/>
            <w:r w:rsidRPr="00AF5E55">
              <w:rPr>
                <w:i/>
              </w:rPr>
              <w:t>xs:string</w:t>
            </w:r>
            <w:proofErr w:type="spellEnd"/>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4C043869" w14:textId="381547BD" w:rsidR="00733544" w:rsidRPr="00AF5E55" w:rsidRDefault="00020A7D" w:rsidP="00742D7F">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del w:id="833" w:author="Avin Mathew" w:date="2012-08-07T11:08:00Z">
              <w:r w:rsidR="00823CF1" w:rsidDel="00742D7F">
                <w:delText>post</w:delText>
              </w:r>
            </w:del>
            <w:ins w:id="834" w:author="Avin Mathew" w:date="2012-08-07T11:08:00Z">
              <w:r w:rsidR="00742D7F">
                <w:t>consumer</w:t>
              </w:r>
            </w:ins>
            <w:r w:rsidR="00823CF1">
              <w:t xml:space="preserve"> </w:t>
            </w:r>
            <w:r w:rsidR="006D1973">
              <w:t xml:space="preserve">request </w:t>
            </w:r>
            <w:r w:rsidR="00823CF1">
              <w:t>session</w:t>
            </w:r>
            <w:r w:rsidR="006D1973">
              <w:t>,</w:t>
            </w:r>
            <w:r>
              <w:t xml:space="preserve"> then an </w:t>
            </w:r>
            <w:proofErr w:type="spellStart"/>
            <w:r>
              <w:t>InvalidSessionFault</w:t>
            </w:r>
            <w:proofErr w:type="spellEnd"/>
            <w:r>
              <w:t xml:space="preserve">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70611519" w14:textId="538A3AE8"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E9DF525" w14:textId="2926633E" w:rsidR="0068524E" w:rsidDel="00742D7F" w:rsidRDefault="0068524E" w:rsidP="0068524E">
      <w:pPr>
        <w:pStyle w:val="Heading3"/>
        <w:rPr>
          <w:del w:id="835" w:author="Avin Mathew" w:date="2012-08-07T11:05:00Z"/>
        </w:rPr>
      </w:pPr>
      <w:bookmarkStart w:id="836" w:name="_Toc332199229"/>
      <w:del w:id="837" w:author="Avin Mathew" w:date="2012-08-07T11:05:00Z">
        <w:r w:rsidDel="00742D7F">
          <w:delText>Close Post Request Session</w:delText>
        </w:r>
        <w:bookmarkEnd w:id="836"/>
      </w:del>
    </w:p>
    <w:tbl>
      <w:tblPr>
        <w:tblStyle w:val="TableStyle"/>
        <w:tblW w:w="8897" w:type="dxa"/>
        <w:tblLook w:val="0680" w:firstRow="0" w:lastRow="0" w:firstColumn="1" w:lastColumn="0" w:noHBand="1" w:noVBand="1"/>
      </w:tblPr>
      <w:tblGrid>
        <w:gridCol w:w="1384"/>
        <w:gridCol w:w="7513"/>
      </w:tblGrid>
      <w:tr w:rsidR="00020A7D" w:rsidRPr="00804820" w:rsidDel="00742D7F" w14:paraId="3274C5A0" w14:textId="700C54AF" w:rsidTr="00110C5A">
        <w:trPr>
          <w:del w:id="838"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0CD28707" w14:textId="40BA07E2" w:rsidR="00020A7D" w:rsidRPr="00804820" w:rsidDel="00742D7F" w:rsidRDefault="00020A7D" w:rsidP="00A04F4C">
            <w:pPr>
              <w:rPr>
                <w:del w:id="839" w:author="Avin Mathew" w:date="2012-08-07T11:05:00Z"/>
              </w:rPr>
            </w:pPr>
            <w:del w:id="840" w:author="Avin Mathew" w:date="2012-08-07T11:05:00Z">
              <w:r w:rsidRPr="00804820" w:rsidDel="00742D7F">
                <w:delText>Name</w:delText>
              </w:r>
            </w:del>
          </w:p>
        </w:tc>
        <w:tc>
          <w:tcPr>
            <w:tcW w:w="7513" w:type="dxa"/>
          </w:tcPr>
          <w:p w14:paraId="0392D151" w14:textId="0F55F7B3" w:rsidR="00020A7D" w:rsidRPr="00804820" w:rsidDel="00742D7F" w:rsidRDefault="00020A7D" w:rsidP="00020A7D">
            <w:pPr>
              <w:cnfStyle w:val="000000000000" w:firstRow="0" w:lastRow="0" w:firstColumn="0" w:lastColumn="0" w:oddVBand="0" w:evenVBand="0" w:oddHBand="0" w:evenHBand="0" w:firstRowFirstColumn="0" w:firstRowLastColumn="0" w:lastRowFirstColumn="0" w:lastRowLastColumn="0"/>
              <w:rPr>
                <w:del w:id="841" w:author="Avin Mathew" w:date="2012-08-07T11:05:00Z"/>
              </w:rPr>
            </w:pPr>
            <w:del w:id="842" w:author="Avin Mathew" w:date="2012-08-07T11:05:00Z">
              <w:r w:rsidRPr="00804820" w:rsidDel="00742D7F">
                <w:delText>Close</w:delText>
              </w:r>
              <w:r w:rsidDel="00742D7F">
                <w:delText>PostRequest</w:delText>
              </w:r>
              <w:r w:rsidRPr="00804820" w:rsidDel="00742D7F">
                <w:delText>Session</w:delText>
              </w:r>
            </w:del>
          </w:p>
        </w:tc>
      </w:tr>
      <w:tr w:rsidR="00020A7D" w:rsidRPr="00804820" w:rsidDel="00742D7F" w14:paraId="22C1BBC7" w14:textId="4C58DDF6" w:rsidTr="00110C5A">
        <w:trPr>
          <w:del w:id="843"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44CE639E" w14:textId="2419A26E" w:rsidR="00020A7D" w:rsidRPr="00804820" w:rsidDel="00742D7F" w:rsidRDefault="00020A7D" w:rsidP="00A04F4C">
            <w:pPr>
              <w:rPr>
                <w:del w:id="844" w:author="Avin Mathew" w:date="2012-08-07T11:05:00Z"/>
              </w:rPr>
            </w:pPr>
            <w:del w:id="845" w:author="Avin Mathew" w:date="2012-08-07T11:05:00Z">
              <w:r w:rsidRPr="00804820" w:rsidDel="00742D7F">
                <w:delText>Description</w:delText>
              </w:r>
            </w:del>
          </w:p>
        </w:tc>
        <w:tc>
          <w:tcPr>
            <w:tcW w:w="7513" w:type="dxa"/>
          </w:tcPr>
          <w:p w14:paraId="3CD06BBB" w14:textId="0EB4E243" w:rsidR="00020A7D" w:rsidRPr="00804820" w:rsidDel="00742D7F" w:rsidRDefault="00020A7D" w:rsidP="00020A7D">
            <w:pPr>
              <w:cnfStyle w:val="000000000000" w:firstRow="0" w:lastRow="0" w:firstColumn="0" w:lastColumn="0" w:oddVBand="0" w:evenVBand="0" w:oddHBand="0" w:evenHBand="0" w:firstRowFirstColumn="0" w:firstRowLastColumn="0" w:lastRowFirstColumn="0" w:lastRowLastColumn="0"/>
              <w:rPr>
                <w:del w:id="846" w:author="Avin Mathew" w:date="2012-08-07T11:05:00Z"/>
              </w:rPr>
            </w:pPr>
            <w:del w:id="847" w:author="Avin Mathew" w:date="2012-08-07T11:05:00Z">
              <w:r w:rsidRPr="00804820" w:rsidDel="00742D7F">
                <w:delText xml:space="preserve">Closes a </w:delText>
              </w:r>
              <w:r w:rsidDel="00742D7F">
                <w:delText>post request</w:delText>
              </w:r>
              <w:r w:rsidRPr="00804820" w:rsidDel="00742D7F">
                <w:delText xml:space="preserve"> session.</w:delText>
              </w:r>
            </w:del>
          </w:p>
        </w:tc>
      </w:tr>
      <w:tr w:rsidR="00110C5A" w:rsidRPr="00F16BBF" w:rsidDel="00742D7F" w14:paraId="287C7B2E" w14:textId="3BE8ABE6" w:rsidTr="005A766F">
        <w:trPr>
          <w:del w:id="848"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3E5E9D26" w14:textId="4B683801" w:rsidR="00110C5A" w:rsidRPr="00F16BBF" w:rsidDel="00742D7F" w:rsidRDefault="00110C5A" w:rsidP="005A766F">
            <w:pPr>
              <w:rPr>
                <w:del w:id="849" w:author="Avin Mathew" w:date="2012-08-07T11:05:00Z"/>
              </w:rPr>
            </w:pPr>
            <w:del w:id="850" w:author="Avin Mathew" w:date="2012-08-07T11:05:00Z">
              <w:r w:rsidDel="00742D7F">
                <w:delText>Header</w:delText>
              </w:r>
            </w:del>
          </w:p>
        </w:tc>
        <w:tc>
          <w:tcPr>
            <w:tcW w:w="7513" w:type="dxa"/>
          </w:tcPr>
          <w:p w14:paraId="4EBFA07B" w14:textId="4DD69395" w:rsidR="00110C5A" w:rsidRPr="00F16BBF" w:rsidDel="00742D7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rPr>
                <w:del w:id="851" w:author="Avin Mathew" w:date="2012-08-07T11:05:00Z"/>
              </w:rPr>
            </w:pPr>
            <w:del w:id="852" w:author="Avin Mathew" w:date="2012-08-07T11:05:00Z">
              <w:r w:rsidDel="00742D7F">
                <w:delText>N/A</w:delText>
              </w:r>
            </w:del>
          </w:p>
        </w:tc>
      </w:tr>
      <w:tr w:rsidR="00020A7D" w:rsidRPr="00804820" w:rsidDel="00742D7F" w14:paraId="62461D6E" w14:textId="76B9A037" w:rsidTr="00110C5A">
        <w:trPr>
          <w:del w:id="853"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7D4D88C5" w14:textId="68175831" w:rsidR="00020A7D" w:rsidRPr="00804820" w:rsidDel="00742D7F" w:rsidRDefault="00020A7D" w:rsidP="00110C5A">
            <w:pPr>
              <w:rPr>
                <w:del w:id="854" w:author="Avin Mathew" w:date="2012-08-07T11:05:00Z"/>
              </w:rPr>
            </w:pPr>
            <w:del w:id="855" w:author="Avin Mathew" w:date="2012-08-07T11:05:00Z">
              <w:r w:rsidRPr="00804820" w:rsidDel="00742D7F">
                <w:delText>Input</w:delText>
              </w:r>
            </w:del>
          </w:p>
        </w:tc>
        <w:tc>
          <w:tcPr>
            <w:tcW w:w="7513" w:type="dxa"/>
          </w:tcPr>
          <w:p w14:paraId="2284F8B6" w14:textId="2238C3BB" w:rsidR="00020A7D" w:rsidRPr="00804820" w:rsidDel="00742D7F"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rPr>
                <w:del w:id="856" w:author="Avin Mathew" w:date="2012-08-07T11:05:00Z"/>
              </w:rPr>
            </w:pPr>
            <w:del w:id="857" w:author="Avin Mathew" w:date="2012-08-07T11:05:00Z">
              <w:r w:rsidRPr="00804820" w:rsidDel="00742D7F">
                <w:delText>SessionID</w:delText>
              </w:r>
              <w:r w:rsidDel="00742D7F">
                <w:delText xml:space="preserve"> (</w:delText>
              </w:r>
              <w:r w:rsidRPr="00804820" w:rsidDel="00742D7F">
                <w:rPr>
                  <w:i/>
                </w:rPr>
                <w:delText>xs:string</w:delText>
              </w:r>
              <w:r w:rsidDel="00742D7F">
                <w:delText>) [1]</w:delText>
              </w:r>
            </w:del>
          </w:p>
        </w:tc>
      </w:tr>
      <w:tr w:rsidR="00B9482D" w:rsidRPr="00804820" w:rsidDel="00742D7F" w14:paraId="28ABD39C" w14:textId="068B36B4" w:rsidTr="00110C5A">
        <w:trPr>
          <w:del w:id="858"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36E3F175" w14:textId="4A446287" w:rsidR="00B9482D" w:rsidRPr="00804820" w:rsidDel="00742D7F" w:rsidRDefault="00B9482D" w:rsidP="00A04F4C">
            <w:pPr>
              <w:rPr>
                <w:del w:id="859" w:author="Avin Mathew" w:date="2012-08-07T11:05:00Z"/>
              </w:rPr>
            </w:pPr>
            <w:del w:id="860" w:author="Avin Mathew" w:date="2012-08-07T11:05:00Z">
              <w:r w:rsidRPr="00804820" w:rsidDel="00742D7F">
                <w:delText>Behavior</w:delText>
              </w:r>
            </w:del>
          </w:p>
        </w:tc>
        <w:tc>
          <w:tcPr>
            <w:tcW w:w="7513" w:type="dxa"/>
          </w:tcPr>
          <w:p w14:paraId="61B2EFF1" w14:textId="348FAA76" w:rsidR="00B9482D" w:rsidRPr="00804820" w:rsidDel="00742D7F"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rPr>
                <w:del w:id="861" w:author="Avin Mathew" w:date="2012-08-07T11:05:00Z"/>
              </w:rPr>
            </w:pPr>
            <w:del w:id="862" w:author="Avin Mathew" w:date="2012-08-07T11:05:00Z">
              <w:r w:rsidDel="00742D7F">
                <w:delText>If the SessionID does not exist (non-existent or already closed)</w:delText>
              </w:r>
              <w:r w:rsidR="006D1973" w:rsidDel="00742D7F">
                <w:delText xml:space="preserve"> or does not correspond to a request channel,</w:delText>
              </w:r>
              <w:r w:rsidDel="00742D7F">
                <w:delText xml:space="preserve"> then an InvalidSessionFault is thrown.</w:delText>
              </w:r>
            </w:del>
          </w:p>
        </w:tc>
      </w:tr>
      <w:tr w:rsidR="00B9482D" w:rsidRPr="00804820" w:rsidDel="00742D7F" w14:paraId="6DBCD87E" w14:textId="708B428C" w:rsidTr="00110C5A">
        <w:trPr>
          <w:del w:id="863"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62E1C017" w14:textId="11F4652F" w:rsidR="00B9482D" w:rsidRPr="00804820" w:rsidDel="00742D7F" w:rsidRDefault="00110C5A" w:rsidP="00A04F4C">
            <w:pPr>
              <w:rPr>
                <w:del w:id="864" w:author="Avin Mathew" w:date="2012-08-07T11:05:00Z"/>
              </w:rPr>
            </w:pPr>
            <w:del w:id="865" w:author="Avin Mathew" w:date="2012-08-07T11:05:00Z">
              <w:r w:rsidDel="00742D7F">
                <w:delText>Output</w:delText>
              </w:r>
            </w:del>
          </w:p>
        </w:tc>
        <w:tc>
          <w:tcPr>
            <w:tcW w:w="7513" w:type="dxa"/>
          </w:tcPr>
          <w:p w14:paraId="099329F2" w14:textId="427A7FF2" w:rsidR="00B9482D" w:rsidRPr="00804820" w:rsidDel="00742D7F"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866" w:author="Avin Mathew" w:date="2012-08-07T11:05:00Z"/>
              </w:rPr>
            </w:pPr>
            <w:del w:id="867" w:author="Avin Mathew" w:date="2012-08-07T11:05:00Z">
              <w:r w:rsidRPr="00B9482D" w:rsidDel="00742D7F">
                <w:delText>N/A</w:delText>
              </w:r>
            </w:del>
          </w:p>
        </w:tc>
      </w:tr>
      <w:tr w:rsidR="00B9482D" w:rsidRPr="00804820" w:rsidDel="00742D7F" w14:paraId="31FD1EC1" w14:textId="1552D80E" w:rsidTr="00110C5A">
        <w:trPr>
          <w:del w:id="868"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00CA40BB" w14:textId="2984FAAF" w:rsidR="00B9482D" w:rsidRPr="00804820" w:rsidDel="00742D7F" w:rsidRDefault="00B9482D" w:rsidP="00A04F4C">
            <w:pPr>
              <w:rPr>
                <w:del w:id="869" w:author="Avin Mathew" w:date="2012-08-07T11:05:00Z"/>
              </w:rPr>
            </w:pPr>
            <w:del w:id="870" w:author="Avin Mathew" w:date="2012-08-07T11:05:00Z">
              <w:r w:rsidRPr="00804820" w:rsidDel="00742D7F">
                <w:delText>Faults</w:delText>
              </w:r>
            </w:del>
          </w:p>
        </w:tc>
        <w:tc>
          <w:tcPr>
            <w:tcW w:w="7513" w:type="dxa"/>
          </w:tcPr>
          <w:p w14:paraId="6A21E939" w14:textId="0DBC8BFB" w:rsidR="00B9482D" w:rsidRPr="00804820" w:rsidDel="00742D7F"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871" w:author="Avin Mathew" w:date="2012-08-07T11:05:00Z"/>
              </w:rPr>
            </w:pPr>
            <w:del w:id="872" w:author="Avin Mathew" w:date="2012-08-07T11:05:00Z">
              <w:r w:rsidDel="00742D7F">
                <w:delText>InvalidSessionFault</w:delText>
              </w:r>
            </w:del>
          </w:p>
        </w:tc>
      </w:tr>
    </w:tbl>
    <w:p w14:paraId="56919865" w14:textId="627B0FFF" w:rsidR="00DF3BA4" w:rsidDel="00742D7F" w:rsidRDefault="0068524E" w:rsidP="00DF3BA4">
      <w:pPr>
        <w:pStyle w:val="Heading3"/>
        <w:rPr>
          <w:del w:id="873" w:author="Avin Mathew" w:date="2012-08-07T11:05:00Z"/>
        </w:rPr>
      </w:pPr>
      <w:bookmarkStart w:id="874" w:name="_Toc332199230"/>
      <w:del w:id="875" w:author="Avin Mathew" w:date="2012-08-07T11:05:00Z">
        <w:r w:rsidDel="00742D7F">
          <w:delText>Open Read</w:delText>
        </w:r>
        <w:r w:rsidR="00DF3BA4" w:rsidDel="00742D7F">
          <w:delText xml:space="preserve"> Response </w:delText>
        </w:r>
        <w:r w:rsidDel="00742D7F">
          <w:delText>Session</w:delText>
        </w:r>
        <w:bookmarkEnd w:id="874"/>
      </w:del>
    </w:p>
    <w:tbl>
      <w:tblPr>
        <w:tblStyle w:val="TableStyle"/>
        <w:tblW w:w="8897" w:type="dxa"/>
        <w:tblLook w:val="0680" w:firstRow="0" w:lastRow="0" w:firstColumn="1" w:lastColumn="0" w:noHBand="1" w:noVBand="1"/>
      </w:tblPr>
      <w:tblGrid>
        <w:gridCol w:w="1384"/>
        <w:gridCol w:w="7513"/>
      </w:tblGrid>
      <w:tr w:rsidR="00020A7D" w:rsidRPr="00804820" w:rsidDel="00742D7F" w14:paraId="22AA7272" w14:textId="45AA3EAE" w:rsidTr="00110C5A">
        <w:trPr>
          <w:del w:id="876"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2A904311" w14:textId="2621960F" w:rsidR="00020A7D" w:rsidRPr="00804820" w:rsidDel="00742D7F" w:rsidRDefault="00020A7D" w:rsidP="00A04F4C">
            <w:pPr>
              <w:rPr>
                <w:del w:id="877" w:author="Avin Mathew" w:date="2012-08-07T11:05:00Z"/>
              </w:rPr>
            </w:pPr>
            <w:del w:id="878" w:author="Avin Mathew" w:date="2012-08-07T11:05:00Z">
              <w:r w:rsidRPr="00804820" w:rsidDel="00742D7F">
                <w:delText>Name</w:delText>
              </w:r>
            </w:del>
          </w:p>
        </w:tc>
        <w:tc>
          <w:tcPr>
            <w:tcW w:w="7513" w:type="dxa"/>
          </w:tcPr>
          <w:p w14:paraId="7B69BDFC" w14:textId="0B07CF59" w:rsidR="00020A7D" w:rsidRPr="00804820" w:rsidDel="00742D7F" w:rsidRDefault="00020A7D" w:rsidP="00020A7D">
            <w:pPr>
              <w:cnfStyle w:val="000000000000" w:firstRow="0" w:lastRow="0" w:firstColumn="0" w:lastColumn="0" w:oddVBand="0" w:evenVBand="0" w:oddHBand="0" w:evenHBand="0" w:firstRowFirstColumn="0" w:firstRowLastColumn="0" w:lastRowFirstColumn="0" w:lastRowLastColumn="0"/>
              <w:rPr>
                <w:del w:id="879" w:author="Avin Mathew" w:date="2012-08-07T11:05:00Z"/>
              </w:rPr>
            </w:pPr>
            <w:del w:id="880" w:author="Avin Mathew" w:date="2012-08-07T11:05:00Z">
              <w:r w:rsidRPr="00804820" w:rsidDel="00742D7F">
                <w:delText>Open</w:delText>
              </w:r>
              <w:r w:rsidDel="00742D7F">
                <w:delText>ReadResponse</w:delText>
              </w:r>
              <w:r w:rsidRPr="00804820" w:rsidDel="00742D7F">
                <w:delText>Session</w:delText>
              </w:r>
            </w:del>
          </w:p>
        </w:tc>
      </w:tr>
      <w:tr w:rsidR="00020A7D" w:rsidRPr="00804820" w:rsidDel="00742D7F" w14:paraId="33A594CD" w14:textId="564CCD4D" w:rsidTr="00110C5A">
        <w:trPr>
          <w:del w:id="881"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7FF549AA" w14:textId="2F337FA4" w:rsidR="00020A7D" w:rsidRPr="00804820" w:rsidDel="00742D7F" w:rsidRDefault="00020A7D" w:rsidP="00A04F4C">
            <w:pPr>
              <w:rPr>
                <w:del w:id="882" w:author="Avin Mathew" w:date="2012-08-07T11:05:00Z"/>
              </w:rPr>
            </w:pPr>
            <w:del w:id="883" w:author="Avin Mathew" w:date="2012-08-07T11:05:00Z">
              <w:r w:rsidRPr="00804820" w:rsidDel="00742D7F">
                <w:delText>Description</w:delText>
              </w:r>
            </w:del>
          </w:p>
        </w:tc>
        <w:tc>
          <w:tcPr>
            <w:tcW w:w="7513" w:type="dxa"/>
          </w:tcPr>
          <w:p w14:paraId="0017FF30" w14:textId="0DDC44EC" w:rsidR="00020A7D" w:rsidRPr="00804820" w:rsidDel="00742D7F" w:rsidRDefault="00020A7D" w:rsidP="00020A7D">
            <w:pPr>
              <w:cnfStyle w:val="000000000000" w:firstRow="0" w:lastRow="0" w:firstColumn="0" w:lastColumn="0" w:oddVBand="0" w:evenVBand="0" w:oddHBand="0" w:evenHBand="0" w:firstRowFirstColumn="0" w:firstRowLastColumn="0" w:lastRowFirstColumn="0" w:lastRowLastColumn="0"/>
              <w:rPr>
                <w:del w:id="884" w:author="Avin Mathew" w:date="2012-08-07T11:05:00Z"/>
              </w:rPr>
            </w:pPr>
            <w:del w:id="885" w:author="Avin Mathew" w:date="2012-08-07T11:05:00Z">
              <w:r w:rsidDel="00742D7F">
                <w:delText>Opens a read response session for a channel.</w:delText>
              </w:r>
            </w:del>
          </w:p>
        </w:tc>
      </w:tr>
      <w:tr w:rsidR="00110C5A" w:rsidRPr="00F16BBF" w:rsidDel="00742D7F" w14:paraId="71CED526" w14:textId="6F1A69F7" w:rsidTr="005A766F">
        <w:trPr>
          <w:del w:id="886"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69F8E77C" w14:textId="7CB2EE76" w:rsidR="00110C5A" w:rsidRPr="00F16BBF" w:rsidDel="00742D7F" w:rsidRDefault="00110C5A" w:rsidP="005A766F">
            <w:pPr>
              <w:rPr>
                <w:del w:id="887" w:author="Avin Mathew" w:date="2012-08-07T11:05:00Z"/>
              </w:rPr>
            </w:pPr>
            <w:del w:id="888" w:author="Avin Mathew" w:date="2012-08-07T11:05:00Z">
              <w:r w:rsidDel="00742D7F">
                <w:delText>Header</w:delText>
              </w:r>
            </w:del>
          </w:p>
        </w:tc>
        <w:tc>
          <w:tcPr>
            <w:tcW w:w="7513" w:type="dxa"/>
          </w:tcPr>
          <w:p w14:paraId="0CD566A1" w14:textId="15F4E5A3" w:rsidR="00110C5A" w:rsidRPr="00F16BBF" w:rsidDel="00742D7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rPr>
                <w:del w:id="889" w:author="Avin Mathew" w:date="2012-08-07T11:05:00Z"/>
              </w:rPr>
            </w:pPr>
            <w:del w:id="890" w:author="Avin Mathew" w:date="2012-08-07T11:05:00Z">
              <w:r w:rsidDel="00742D7F">
                <w:delText>AuthorizationToken [0..1]</w:delText>
              </w:r>
            </w:del>
          </w:p>
        </w:tc>
      </w:tr>
      <w:tr w:rsidR="00020A7D" w:rsidRPr="00804820" w:rsidDel="00742D7F" w14:paraId="208A462E" w14:textId="2F135F74" w:rsidTr="00110C5A">
        <w:trPr>
          <w:del w:id="891"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724A576F" w14:textId="63601B12" w:rsidR="00020A7D" w:rsidRPr="00804820" w:rsidDel="00742D7F" w:rsidRDefault="00020A7D" w:rsidP="00110C5A">
            <w:pPr>
              <w:rPr>
                <w:del w:id="892" w:author="Avin Mathew" w:date="2012-08-07T11:05:00Z"/>
              </w:rPr>
            </w:pPr>
            <w:del w:id="893" w:author="Avin Mathew" w:date="2012-08-07T11:05:00Z">
              <w:r w:rsidRPr="00804820" w:rsidDel="00742D7F">
                <w:delText>Input</w:delText>
              </w:r>
            </w:del>
          </w:p>
        </w:tc>
        <w:tc>
          <w:tcPr>
            <w:tcW w:w="7513" w:type="dxa"/>
          </w:tcPr>
          <w:p w14:paraId="2909386F" w14:textId="5F0A813A" w:rsidR="00020A7D" w:rsidRPr="00804820" w:rsidDel="00742D7F"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894" w:author="Avin Mathew" w:date="2012-08-07T11:05:00Z"/>
              </w:rPr>
            </w:pPr>
            <w:del w:id="895" w:author="Avin Mathew" w:date="2012-08-07T11:05:00Z">
              <w:r w:rsidRPr="00804820" w:rsidDel="00742D7F">
                <w:delText>Channel</w:delText>
              </w:r>
              <w:r w:rsidR="009027FB" w:rsidDel="00742D7F">
                <w:delText>URI</w:delText>
              </w:r>
              <w:r w:rsidDel="00742D7F">
                <w:delText xml:space="preserve"> (</w:delText>
              </w:r>
              <w:r w:rsidRPr="006020D5" w:rsidDel="00742D7F">
                <w:rPr>
                  <w:i/>
                </w:rPr>
                <w:delText>xs:string</w:delText>
              </w:r>
              <w:r w:rsidDel="00742D7F">
                <w:delText>) [1]</w:delText>
              </w:r>
            </w:del>
          </w:p>
          <w:p w14:paraId="61C6BE95" w14:textId="6F0BB45E" w:rsidR="00BB1FCA" w:rsidRPr="00804820" w:rsidDel="00742D7F"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rPr>
                <w:del w:id="896" w:author="Avin Mathew" w:date="2012-08-07T11:05:00Z"/>
              </w:rPr>
            </w:pPr>
            <w:del w:id="897" w:author="Avin Mathew" w:date="2012-08-07T11:05:00Z">
              <w:r w:rsidDel="00742D7F">
                <w:delText>Listener</w:delText>
              </w:r>
              <w:r w:rsidRPr="00804820" w:rsidDel="00742D7F">
                <w:delText xml:space="preserve">URI </w:delText>
              </w:r>
              <w:r w:rsidDel="00742D7F">
                <w:delText>(</w:delText>
              </w:r>
              <w:r w:rsidRPr="006020D5" w:rsidDel="00742D7F">
                <w:rPr>
                  <w:i/>
                </w:rPr>
                <w:delText>xs:</w:delText>
              </w:r>
              <w:r w:rsidR="0088364F" w:rsidDel="00742D7F">
                <w:rPr>
                  <w:i/>
                </w:rPr>
                <w:delText>string</w:delText>
              </w:r>
              <w:r w:rsidDel="00742D7F">
                <w:delText>) [0..1]</w:delText>
              </w:r>
            </w:del>
          </w:p>
        </w:tc>
      </w:tr>
      <w:tr w:rsidR="00020A7D" w:rsidRPr="00804820" w:rsidDel="00742D7F" w14:paraId="7F19B3DC" w14:textId="65C4863C" w:rsidTr="00110C5A">
        <w:trPr>
          <w:del w:id="898"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73B30356" w14:textId="13DB90CB" w:rsidR="00020A7D" w:rsidRPr="00804820" w:rsidDel="00742D7F" w:rsidRDefault="00020A7D" w:rsidP="00A04F4C">
            <w:pPr>
              <w:rPr>
                <w:del w:id="899" w:author="Avin Mathew" w:date="2012-08-07T11:05:00Z"/>
              </w:rPr>
            </w:pPr>
            <w:del w:id="900" w:author="Avin Mathew" w:date="2012-08-07T11:05:00Z">
              <w:r w:rsidDel="00742D7F">
                <w:delText>Behavior</w:delText>
              </w:r>
            </w:del>
          </w:p>
        </w:tc>
        <w:tc>
          <w:tcPr>
            <w:tcW w:w="7513" w:type="dxa"/>
          </w:tcPr>
          <w:p w14:paraId="6C950626" w14:textId="022762B6" w:rsidR="009027FB" w:rsidDel="00742D7F"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rPr>
                <w:del w:id="901" w:author="Avin Mathew" w:date="2012-08-07T11:05:00Z"/>
              </w:rPr>
            </w:pPr>
            <w:del w:id="902" w:author="Avin Mathew" w:date="2012-08-07T11:05:00Z">
              <w:r w:rsidDel="00742D7F">
                <w:delText>If the ChannelURI does not exist, or if the specified channel is assigned security tokens and the specified AuthorizationToken does not match a token assigned to the specified channel, then a ChannelFault is thrown.</w:delText>
              </w:r>
            </w:del>
          </w:p>
          <w:p w14:paraId="51BDF2D5" w14:textId="1B6DFE61" w:rsidR="00BB1FCA" w:rsidRPr="00804820" w:rsidDel="00742D7F"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rPr>
                <w:del w:id="903" w:author="Avin Mathew" w:date="2012-08-07T11:05:00Z"/>
              </w:rPr>
            </w:pPr>
            <w:del w:id="904" w:author="Avin Mathew" w:date="2012-08-07T11:05:00Z">
              <w:r w:rsidDel="00742D7F">
                <w:delText xml:space="preserve">If the </w:delText>
              </w:r>
              <w:r w:rsidR="009027FB" w:rsidDel="00742D7F">
                <w:delText>c</w:delText>
              </w:r>
              <w:r w:rsidDel="00742D7F">
                <w:delText xml:space="preserve">hannel </w:delText>
              </w:r>
              <w:r w:rsidR="009027FB" w:rsidDel="00742D7F">
                <w:delText>t</w:delText>
              </w:r>
              <w:r w:rsidDel="00742D7F">
                <w:delText>ype is not a Response type, then an Invalid</w:delText>
              </w:r>
              <w:r w:rsidR="009027FB" w:rsidDel="00742D7F">
                <w:delText>Operation</w:delText>
              </w:r>
              <w:r w:rsidDel="00742D7F">
                <w:delText>Fault is thrown.</w:delText>
              </w:r>
            </w:del>
          </w:p>
        </w:tc>
      </w:tr>
      <w:tr w:rsidR="00020A7D" w:rsidRPr="00804820" w:rsidDel="00742D7F" w14:paraId="3A34D444" w14:textId="50989203" w:rsidTr="00110C5A">
        <w:trPr>
          <w:del w:id="905"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18160100" w14:textId="2A16BA6C" w:rsidR="00020A7D" w:rsidRPr="00804820" w:rsidDel="00742D7F" w:rsidRDefault="00110C5A" w:rsidP="00A04F4C">
            <w:pPr>
              <w:rPr>
                <w:del w:id="906" w:author="Avin Mathew" w:date="2012-08-07T11:05:00Z"/>
              </w:rPr>
            </w:pPr>
            <w:del w:id="907" w:author="Avin Mathew" w:date="2012-08-07T11:05:00Z">
              <w:r w:rsidDel="00742D7F">
                <w:delText>Output</w:delText>
              </w:r>
            </w:del>
          </w:p>
        </w:tc>
        <w:tc>
          <w:tcPr>
            <w:tcW w:w="7513" w:type="dxa"/>
          </w:tcPr>
          <w:p w14:paraId="1F311D11" w14:textId="49C61ECE" w:rsidR="00020A7D" w:rsidRPr="00804820" w:rsidDel="00742D7F"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rPr>
                <w:del w:id="908" w:author="Avin Mathew" w:date="2012-08-07T11:05:00Z"/>
              </w:rPr>
            </w:pPr>
            <w:del w:id="909" w:author="Avin Mathew" w:date="2012-08-07T11:05:00Z">
              <w:r w:rsidRPr="00804820" w:rsidDel="00742D7F">
                <w:delText>SessionID</w:delText>
              </w:r>
              <w:r w:rsidDel="00742D7F">
                <w:delText xml:space="preserve"> (</w:delText>
              </w:r>
              <w:r w:rsidRPr="006020D5" w:rsidDel="00742D7F">
                <w:rPr>
                  <w:i/>
                </w:rPr>
                <w:delText>xs:string</w:delText>
              </w:r>
              <w:r w:rsidDel="00742D7F">
                <w:delText>) [1]</w:delText>
              </w:r>
            </w:del>
          </w:p>
        </w:tc>
      </w:tr>
      <w:tr w:rsidR="00020A7D" w:rsidRPr="00804820" w:rsidDel="00742D7F" w14:paraId="75E9B63B" w14:textId="6BB9D364" w:rsidTr="00110C5A">
        <w:trPr>
          <w:del w:id="910" w:author="Avin Mathew" w:date="2012-08-07T11:05:00Z"/>
        </w:trPr>
        <w:tc>
          <w:tcPr>
            <w:cnfStyle w:val="001000000000" w:firstRow="0" w:lastRow="0" w:firstColumn="1" w:lastColumn="0" w:oddVBand="0" w:evenVBand="0" w:oddHBand="0" w:evenHBand="0" w:firstRowFirstColumn="0" w:firstRowLastColumn="0" w:lastRowFirstColumn="0" w:lastRowLastColumn="0"/>
            <w:tcW w:w="1384" w:type="dxa"/>
          </w:tcPr>
          <w:p w14:paraId="17C00C4C" w14:textId="4265F42F" w:rsidR="00020A7D" w:rsidRPr="00804820" w:rsidDel="00742D7F" w:rsidRDefault="00020A7D" w:rsidP="00A04F4C">
            <w:pPr>
              <w:rPr>
                <w:del w:id="911" w:author="Avin Mathew" w:date="2012-08-07T11:05:00Z"/>
              </w:rPr>
            </w:pPr>
            <w:del w:id="912" w:author="Avin Mathew" w:date="2012-08-07T11:05:00Z">
              <w:r w:rsidDel="00742D7F">
                <w:delText>Faults</w:delText>
              </w:r>
            </w:del>
          </w:p>
        </w:tc>
        <w:tc>
          <w:tcPr>
            <w:tcW w:w="7513" w:type="dxa"/>
          </w:tcPr>
          <w:p w14:paraId="3DA4800C" w14:textId="5C558AB6" w:rsidR="00020A7D" w:rsidDel="00742D7F"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rPr>
                <w:del w:id="913" w:author="Avin Mathew" w:date="2012-08-07T11:05:00Z"/>
              </w:rPr>
            </w:pPr>
            <w:del w:id="914" w:author="Avin Mathew" w:date="2012-08-07T11:05:00Z">
              <w:r w:rsidDel="00742D7F">
                <w:delText>ChannelFault</w:delText>
              </w:r>
            </w:del>
          </w:p>
          <w:p w14:paraId="6AD12E4A" w14:textId="0D936C99" w:rsidR="00BB1FCA" w:rsidRPr="00804820" w:rsidDel="00742D7F"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rPr>
                <w:del w:id="915" w:author="Avin Mathew" w:date="2012-08-07T11:05:00Z"/>
              </w:rPr>
            </w:pPr>
            <w:del w:id="916" w:author="Avin Mathew" w:date="2012-08-07T11:05:00Z">
              <w:r w:rsidDel="00742D7F">
                <w:delText>InvalidOperation</w:delText>
              </w:r>
              <w:r w:rsidR="00020A7D" w:rsidDel="00742D7F">
                <w:delText>Fault</w:delText>
              </w:r>
            </w:del>
          </w:p>
        </w:tc>
      </w:tr>
    </w:tbl>
    <w:p w14:paraId="2200DE43" w14:textId="77777777" w:rsidR="00DF3BA4" w:rsidRDefault="00DF3BA4" w:rsidP="00DF3BA4">
      <w:pPr>
        <w:pStyle w:val="Heading3"/>
      </w:pPr>
      <w:bookmarkStart w:id="917" w:name="_Toc332199231"/>
      <w:r>
        <w:lastRenderedPageBreak/>
        <w:t>Read Response</w:t>
      </w:r>
      <w:bookmarkEnd w:id="917"/>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5CC7C688" w14:textId="4CCBBF54"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del w:id="918" w:author="Avin Mathew" w:date="2012-08-07T11:08:00Z">
              <w:r w:rsidR="00823CF1" w:rsidDel="00742D7F">
                <w:delText xml:space="preserve">read </w:delText>
              </w:r>
              <w:r w:rsidR="006D1973" w:rsidDel="00742D7F">
                <w:delText>response</w:delText>
              </w:r>
            </w:del>
            <w:ins w:id="919" w:author="Avin Mathew" w:date="2012-08-07T11:08:00Z">
              <w:r w:rsidR="00742D7F">
                <w:t>consumer request</w:t>
              </w:r>
            </w:ins>
            <w:r w:rsidR="006D1973">
              <w:t xml:space="preserv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RequestMessageID</w:t>
            </w:r>
            <w:proofErr w:type="spellEnd"/>
            <w:r>
              <w:t xml:space="preserve"> does not correspond to a message in the message queue, then no message is returned.</w:t>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920" w:name="_Toc332199232"/>
      <w:r w:rsidRPr="00E237B0">
        <w:t>Remove Response</w:t>
      </w:r>
      <w:bookmarkEnd w:id="920"/>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associated with 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7433BDDC"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del w:id="921" w:author="Avin Mathew" w:date="2012-08-07T11:09:00Z">
              <w:r w:rsidR="00823CF1" w:rsidDel="00742D7F">
                <w:delText xml:space="preserve">read </w:delText>
              </w:r>
              <w:r w:rsidR="006D1973" w:rsidDel="00742D7F">
                <w:delText>response</w:delText>
              </w:r>
            </w:del>
            <w:ins w:id="922" w:author="Avin Mathew" w:date="2012-08-07T11:09:00Z">
              <w:r w:rsidR="00742D7F">
                <w:t>consumer request</w:t>
              </w:r>
            </w:ins>
            <w:r w:rsidR="006D1973">
              <w:t xml:space="preserv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RequestMessageID</w:t>
            </w:r>
            <w:proofErr w:type="spellEnd"/>
            <w:r>
              <w:t xml:space="preserve"> does not correspond to a message in the message queue, then no action is taken.</w:t>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6811BDA" w:rsidR="00DF3BA4" w:rsidRDefault="0068524E" w:rsidP="00DF3BA4">
      <w:pPr>
        <w:pStyle w:val="Heading3"/>
      </w:pPr>
      <w:bookmarkStart w:id="923" w:name="_Toc332199233"/>
      <w:r>
        <w:t>Close</w:t>
      </w:r>
      <w:r w:rsidR="00DF3BA4">
        <w:t xml:space="preserve"> </w:t>
      </w:r>
      <w:del w:id="924" w:author="Avin Mathew" w:date="2012-08-07T11:06:00Z">
        <w:r w:rsidDel="00742D7F">
          <w:delText xml:space="preserve">Read </w:delText>
        </w:r>
        <w:r w:rsidR="00DF3BA4" w:rsidDel="00742D7F">
          <w:delText>Response</w:delText>
        </w:r>
      </w:del>
      <w:ins w:id="925" w:author="Avin Mathew" w:date="2012-08-07T11:06:00Z">
        <w:r w:rsidR="00742D7F">
          <w:t>Consumer Request</w:t>
        </w:r>
      </w:ins>
      <w:r w:rsidR="00DF3BA4">
        <w:t xml:space="preserve"> </w:t>
      </w:r>
      <w:r>
        <w:t>Session</w:t>
      </w:r>
      <w:bookmarkEnd w:id="923"/>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332A7C36" w:rsidR="00127F76" w:rsidRPr="00B46C87" w:rsidRDefault="00127F76" w:rsidP="00742D7F">
            <w:pPr>
              <w:cnfStyle w:val="000000000000" w:firstRow="0" w:lastRow="0" w:firstColumn="0" w:lastColumn="0" w:oddVBand="0" w:evenVBand="0" w:oddHBand="0" w:evenHBand="0" w:firstRowFirstColumn="0" w:firstRowLastColumn="0" w:lastRowFirstColumn="0" w:lastRowLastColumn="0"/>
            </w:pPr>
            <w:proofErr w:type="spellStart"/>
            <w:r w:rsidRPr="00B46C87">
              <w:t>Close</w:t>
            </w:r>
            <w:del w:id="926" w:author="Avin Mathew" w:date="2012-08-07T11:06:00Z">
              <w:r w:rsidDel="00742D7F">
                <w:delText>ReadResponse</w:delText>
              </w:r>
            </w:del>
            <w:ins w:id="927" w:author="Avin Mathew" w:date="2012-08-07T11:06:00Z">
              <w:r w:rsidR="00742D7F">
                <w:t>ConsumerRequest</w:t>
              </w:r>
            </w:ins>
            <w:r w:rsidRPr="00B46C87">
              <w:t>Session</w:t>
            </w:r>
            <w:proofErr w:type="spellEnd"/>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1E72422A" w:rsidR="00127F76" w:rsidRPr="00B46C87" w:rsidRDefault="00127F76" w:rsidP="00742D7F">
            <w:pPr>
              <w:cnfStyle w:val="000000000000" w:firstRow="0" w:lastRow="0" w:firstColumn="0" w:lastColumn="0" w:oddVBand="0" w:evenVBand="0" w:oddHBand="0" w:evenHBand="0" w:firstRowFirstColumn="0" w:firstRowLastColumn="0" w:lastRowFirstColumn="0" w:lastRowLastColumn="0"/>
            </w:pPr>
            <w:r>
              <w:t xml:space="preserve">Closes a </w:t>
            </w:r>
            <w:del w:id="928" w:author="Avin Mathew" w:date="2012-08-07T11:06:00Z">
              <w:r w:rsidDel="00742D7F">
                <w:delText>read response</w:delText>
              </w:r>
            </w:del>
            <w:ins w:id="929" w:author="Avin Mathew" w:date="2012-08-07T11:06:00Z">
              <w:r w:rsidR="00742D7F">
                <w:t>consumer request</w:t>
              </w:r>
            </w:ins>
            <w:r>
              <w:t xml:space="preserv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25D435D4" w:rsidR="00B9482D" w:rsidRPr="00B46C87" w:rsidRDefault="00B9482D" w:rsidP="00742D7F">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w:t>
            </w:r>
            <w:ins w:id="930" w:author="Avin Mathew" w:date="2012-08-07T11:06:00Z">
              <w:r w:rsidR="00742D7F">
                <w:t>Request</w:t>
              </w:r>
            </w:ins>
            <w:del w:id="931" w:author="Avin Mathew" w:date="2012-08-07T11:06:00Z">
              <w:r w:rsidR="006D1973" w:rsidDel="00742D7F">
                <w:delText>response</w:delText>
              </w:r>
            </w:del>
            <w:r w:rsidR="006D1973">
              <w:t xml:space="preserve"> channel</w:t>
            </w:r>
            <w:ins w:id="932" w:author="Avin Mathew" w:date="2012-08-07T11:06:00Z">
              <w:r w:rsidR="00742D7F">
                <w:t xml:space="preserve"> type</w:t>
              </w:r>
            </w:ins>
            <w:r w:rsidR="006D1973">
              <w:t>,</w:t>
            </w:r>
            <w:r>
              <w:t xml:space="preserve"> then an </w:t>
            </w:r>
            <w:proofErr w:type="spellStart"/>
            <w:r>
              <w:t>InvalidSessionFault</w:t>
            </w:r>
            <w:proofErr w:type="spellEnd"/>
            <w:r>
              <w:t xml:space="preserve"> is </w:t>
            </w:r>
            <w:r>
              <w:lastRenderedPageBreak/>
              <w:t>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lastRenderedPageBreak/>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212145FC" w:rsidR="007D10DE" w:rsidRDefault="007D10DE" w:rsidP="004F5B76"/>
    <w:p w14:paraId="0590DAA9" w14:textId="0D76FF1B" w:rsidR="00AF19AA" w:rsidRPr="007D10DE" w:rsidRDefault="007D10DE" w:rsidP="007D10DE">
      <w:pPr>
        <w:pStyle w:val="Heading1"/>
      </w:pPr>
      <w:r>
        <w:br w:type="page"/>
      </w:r>
      <w:bookmarkStart w:id="933" w:name="_Ref330983860"/>
      <w:bookmarkStart w:id="934" w:name="_Toc332199234"/>
      <w:r w:rsidRPr="007D10DE">
        <w:lastRenderedPageBreak/>
        <w:t>Annex A – WS-Security Token Formats</w:t>
      </w:r>
      <w:bookmarkEnd w:id="933"/>
      <w:bookmarkEnd w:id="934"/>
    </w:p>
    <w:p w14:paraId="1C82C1D0" w14:textId="77777777" w:rsidR="007D10DE" w:rsidRDefault="007D10DE" w:rsidP="007D10DE">
      <w:r>
        <w:t>Security tokens must follow the WS-Security standard. There are a large number of ways to validate a user using WS-Security. This specification defines three formats for security tokens.</w:t>
      </w:r>
    </w:p>
    <w:p w14:paraId="5F51FEE2" w14:textId="77777777" w:rsidR="007D10DE" w:rsidRDefault="007D10DE" w:rsidP="007D10DE">
      <w:pPr>
        <w:numPr>
          <w:ilvl w:val="0"/>
          <w:numId w:val="25"/>
        </w:numPr>
        <w:jc w:val="left"/>
      </w:pPr>
      <w:r>
        <w:t>Username/Password</w:t>
      </w:r>
    </w:p>
    <w:p w14:paraId="67AC1863" w14:textId="77777777" w:rsidR="007D10DE" w:rsidRDefault="007D10DE" w:rsidP="007D10DE">
      <w:pPr>
        <w:numPr>
          <w:ilvl w:val="0"/>
          <w:numId w:val="25"/>
        </w:numPr>
        <w:jc w:val="left"/>
      </w:pPr>
      <w:r>
        <w:t>PKI through X.509 Certificates</w:t>
      </w:r>
    </w:p>
    <w:p w14:paraId="50308A92" w14:textId="77777777" w:rsidR="007D10DE" w:rsidRDefault="007D10DE" w:rsidP="007D10DE">
      <w:pPr>
        <w:numPr>
          <w:ilvl w:val="0"/>
          <w:numId w:val="25"/>
        </w:numPr>
        <w:jc w:val="left"/>
      </w:pPr>
      <w:r>
        <w:t>Kerberos</w:t>
      </w:r>
    </w:p>
    <w:p w14:paraId="7140DF7F" w14:textId="77777777" w:rsidR="007D10DE" w:rsidRDefault="007D10DE" w:rsidP="007D10DE">
      <w:r w:rsidRPr="00993D34">
        <w:rPr>
          <w:i/>
        </w:rPr>
        <w:t>ISBM Service Providers</w:t>
      </w:r>
      <w:r>
        <w:t xml:space="preserve"> must support, at a minimum, the three aforementioned security token formats;</w:t>
      </w:r>
      <w:r w:rsidRPr="007C2586">
        <w:rPr>
          <w:i/>
        </w:rPr>
        <w:t xml:space="preserve"> ISBM Service Provide</w:t>
      </w:r>
      <w:r>
        <w:rPr>
          <w:i/>
        </w:rPr>
        <w:t>r</w:t>
      </w:r>
      <w:r w:rsidRPr="007C2586">
        <w:rPr>
          <w:i/>
        </w:rPr>
        <w:t>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60CB10E2" w14:textId="77777777" w:rsidR="007D10DE" w:rsidRDefault="007D10DE" w:rsidP="007D10DE">
      <w:r w:rsidRPr="004E4708">
        <w:t>Tokens are XML documents that follow the WS-Security definition for a SOAP Header element to carry security-related data.</w:t>
      </w:r>
    </w:p>
    <w:p w14:paraId="695390C8" w14:textId="77777777" w:rsidR="007D10DE" w:rsidRDefault="007D10DE" w:rsidP="007D10DE">
      <w:r>
        <w:t>The specific security token specification followed by ISBM is defined in:</w:t>
      </w:r>
    </w:p>
    <w:p w14:paraId="45E62AF6" w14:textId="77777777" w:rsidR="007D10DE" w:rsidRDefault="008F5213" w:rsidP="007D10DE">
      <w:hyperlink r:id="rId41" w:history="1">
        <w:r w:rsidR="007D10DE" w:rsidRPr="005F3ECC">
          <w:rPr>
            <w:rStyle w:val="Hyperlink"/>
          </w:rPr>
          <w:t>http://www.oasis-open.org/committees/download.php/16790/wss-v1.1-spec-os-SOAPMessageSecurity.pdf</w:t>
        </w:r>
      </w:hyperlink>
    </w:p>
    <w:p w14:paraId="2A0B0532" w14:textId="77777777" w:rsidR="007D10DE" w:rsidRDefault="007D10DE" w:rsidP="007D10DE">
      <w:r>
        <w:t>The XML schema that defines the format for token representation is:</w:t>
      </w:r>
    </w:p>
    <w:p w14:paraId="03D3233D" w14:textId="77777777" w:rsidR="007D10DE" w:rsidRDefault="008F5213" w:rsidP="007D10DE">
      <w:hyperlink r:id="rId42" w:history="1">
        <w:r w:rsidR="007D10DE" w:rsidRPr="005F3ECC">
          <w:rPr>
            <w:rStyle w:val="Hyperlink"/>
          </w:rPr>
          <w:t>http://docs.oasis-open.org/wss/2004/01/oasis-200401-wss-wssecurity-secext-1.0.xsd</w:t>
        </w:r>
      </w:hyperlink>
    </w:p>
    <w:p w14:paraId="55FB86FE" w14:textId="77777777" w:rsidR="007D10DE" w:rsidRPr="001B74F4" w:rsidRDefault="007D10DE" w:rsidP="007D10DE">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2D76A214" w14:textId="77777777" w:rsidR="007D10DE" w:rsidRPr="001B74F4" w:rsidRDefault="007D10DE" w:rsidP="007D10DE">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p>
    <w:p w14:paraId="3B34B102" w14:textId="77777777" w:rsidR="007D10DE" w:rsidRDefault="007D10DE">
      <w:pPr>
        <w:pStyle w:val="Heading2"/>
        <w:pPrChange w:id="935" w:author="Avin Mathew" w:date="2012-08-07T11:09:00Z">
          <w:pPr>
            <w:pStyle w:val="Heading4"/>
          </w:pPr>
        </w:pPrChange>
      </w:pPr>
      <w:bookmarkStart w:id="936" w:name="_Toc332199235"/>
      <w:r>
        <w:t>Token Identity</w:t>
      </w:r>
      <w:bookmarkEnd w:id="936"/>
    </w:p>
    <w:p w14:paraId="6F776819" w14:textId="3B159CBA" w:rsidR="007D10DE" w:rsidRPr="00EE7459" w:rsidRDefault="007D10DE" w:rsidP="007D10DE">
      <w:r>
        <w:t xml:space="preserve">In order to maintain token distinctness, the </w:t>
      </w:r>
      <w:proofErr w:type="spellStart"/>
      <w:r>
        <w:t>wsu</w:t>
      </w:r>
      <w:proofErr w:type="gramStart"/>
      <w:r>
        <w:t>:Id</w:t>
      </w:r>
      <w:proofErr w:type="spellEnd"/>
      <w:proofErr w:type="gramEnd"/>
      <w:r>
        <w:t xml:space="preserve"> attribute must be provided in all exchanges of tokens and form a unique identifier for each token.</w:t>
      </w:r>
    </w:p>
    <w:p w14:paraId="52E18722" w14:textId="77777777" w:rsidR="007D10DE" w:rsidRDefault="007D10DE">
      <w:pPr>
        <w:pStyle w:val="Heading2"/>
        <w:pPrChange w:id="937" w:author="Avin Mathew" w:date="2012-08-07T11:09:00Z">
          <w:pPr>
            <w:pStyle w:val="Heading4"/>
          </w:pPr>
        </w:pPrChange>
      </w:pPr>
      <w:bookmarkStart w:id="938" w:name="_Toc332199236"/>
      <w:r>
        <w:t>Username/Password</w:t>
      </w:r>
      <w:bookmarkEnd w:id="938"/>
    </w:p>
    <w:p w14:paraId="310A0D87" w14:textId="77777777" w:rsidR="007D10DE" w:rsidRDefault="007D10DE" w:rsidP="007D10DE">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69B5B647" w14:textId="77777777" w:rsidR="007D10DE" w:rsidRDefault="007D10DE" w:rsidP="007D10DE"/>
    <w:p w14:paraId="7B1EB18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38CC1C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29F2214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48F410B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5632077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5855F31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745AB6E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5727B30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290CF2B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70C8D72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63F40B73" w14:textId="77777777" w:rsidR="007D10DE" w:rsidRDefault="007D10DE" w:rsidP="007D10DE"/>
    <w:p w14:paraId="246831D7" w14:textId="77777777" w:rsidR="007D10DE" w:rsidRDefault="007D10DE" w:rsidP="007D10DE">
      <w:r>
        <w:t>This schema element references the Username and Password types. These two types are strings that contain extra attributes as needed.</w:t>
      </w:r>
    </w:p>
    <w:p w14:paraId="4C4CD0A2" w14:textId="77777777" w:rsidR="007D10DE" w:rsidRDefault="007D10DE" w:rsidP="007D10DE">
      <w:r>
        <w:lastRenderedPageBreak/>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39ECB44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xmlns:soap</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48CD41C4"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proofErr w:type="gramStart"/>
      <w:r w:rsidRPr="00A20596">
        <w:rPr>
          <w:rFonts w:ascii="Consolas" w:hAnsi="Consolas" w:cs="Consolas"/>
          <w:color w:val="A31515"/>
          <w:sz w:val="18"/>
          <w:szCs w:val="21"/>
          <w:lang w:val="en-AU"/>
        </w:rPr>
        <w:t>soap:</w:t>
      </w:r>
      <w:proofErr w:type="gramEnd"/>
      <w:r w:rsidRPr="00A20596">
        <w:rPr>
          <w:rFonts w:ascii="Consolas" w:hAnsi="Consolas" w:cs="Consolas"/>
          <w:color w:val="A31515"/>
          <w:sz w:val="18"/>
          <w:szCs w:val="21"/>
          <w:lang w:val="en-AU"/>
        </w:rPr>
        <w:t>Header</w:t>
      </w:r>
      <w:proofErr w:type="spellEnd"/>
      <w:r w:rsidRPr="00A20596">
        <w:rPr>
          <w:rFonts w:ascii="Consolas" w:hAnsi="Consolas" w:cs="Consolas"/>
          <w:color w:val="0000FF"/>
          <w:sz w:val="18"/>
          <w:szCs w:val="21"/>
          <w:lang w:val="en-AU"/>
        </w:rPr>
        <w:t>&gt;</w:t>
      </w:r>
    </w:p>
    <w:p w14:paraId="0560CF9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E0900C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wsu:Id</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proofErr w:type="spellStart"/>
      <w:r w:rsidRPr="00A20596">
        <w:rPr>
          <w:rFonts w:ascii="Consolas" w:hAnsi="Consolas" w:cs="Consolas"/>
          <w:color w:val="0000FF"/>
          <w:sz w:val="18"/>
          <w:szCs w:val="21"/>
          <w:lang w:val="en-AU"/>
        </w:rPr>
        <w:t>asset_reg</w:t>
      </w:r>
      <w:proofErr w:type="spellEnd"/>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A7027E9"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w:t>
      </w:r>
      <w:proofErr w:type="spellEnd"/>
      <w:proofErr w:type="gramEnd"/>
      <w:r w:rsidRPr="00A20596">
        <w:rPr>
          <w:rFonts w:ascii="Consolas" w:hAnsi="Consolas" w:cs="Consolas"/>
          <w:color w:val="0000FF"/>
          <w:sz w:val="18"/>
          <w:szCs w:val="21"/>
          <w:lang w:val="en-AU"/>
        </w:rPr>
        <w:t>&gt;</w:t>
      </w:r>
      <w:proofErr w:type="spellStart"/>
      <w:r w:rsidRPr="00A20596">
        <w:rPr>
          <w:rFonts w:ascii="Consolas" w:hAnsi="Consolas" w:cs="Consolas"/>
          <w:sz w:val="18"/>
          <w:szCs w:val="21"/>
          <w:lang w:val="en-AU"/>
        </w:rPr>
        <w:t>asset_reg</w:t>
      </w:r>
      <w:proofErr w:type="spellEnd"/>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wsse:Username</w:t>
      </w:r>
      <w:proofErr w:type="spellEnd"/>
      <w:r w:rsidRPr="00A20596">
        <w:rPr>
          <w:rFonts w:ascii="Consolas" w:hAnsi="Consolas" w:cs="Consolas"/>
          <w:color w:val="0000FF"/>
          <w:sz w:val="18"/>
          <w:szCs w:val="21"/>
          <w:lang w:val="en-AU"/>
        </w:rPr>
        <w:t>&gt;</w:t>
      </w:r>
    </w:p>
    <w:p w14:paraId="6BB8107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:Password</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0F5C00D2"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:Nonce</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wsse:Nonce</w:t>
      </w:r>
      <w:proofErr w:type="spellEnd"/>
      <w:r w:rsidRPr="00A20596">
        <w:rPr>
          <w:rFonts w:ascii="Consolas" w:hAnsi="Consolas" w:cs="Consolas"/>
          <w:color w:val="0000FF"/>
          <w:sz w:val="18"/>
          <w:szCs w:val="21"/>
          <w:lang w:val="en-AU"/>
        </w:rPr>
        <w:t>&gt;</w:t>
      </w:r>
    </w:p>
    <w:p w14:paraId="57982146"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wsu</w:t>
      </w:r>
      <w:proofErr w:type="gramStart"/>
      <w:r w:rsidRPr="00A20596">
        <w:rPr>
          <w:rFonts w:ascii="Consolas" w:hAnsi="Consolas" w:cs="Consolas"/>
          <w:color w:val="A31515"/>
          <w:sz w:val="18"/>
          <w:szCs w:val="21"/>
          <w:lang w:val="en-AU"/>
        </w:rPr>
        <w:t>:Created</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wsu:Created</w:t>
      </w:r>
      <w:proofErr w:type="spellEnd"/>
      <w:r w:rsidRPr="00A20596">
        <w:rPr>
          <w:rFonts w:ascii="Consolas" w:hAnsi="Consolas" w:cs="Consolas"/>
          <w:color w:val="0000FF"/>
          <w:sz w:val="18"/>
          <w:szCs w:val="21"/>
          <w:lang w:val="en-AU"/>
        </w:rPr>
        <w:t>&gt;</w:t>
      </w:r>
    </w:p>
    <w:p w14:paraId="024161FC"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&gt;</w:t>
      </w:r>
    </w:p>
    <w:p w14:paraId="2158B51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&gt;</w:t>
      </w:r>
    </w:p>
    <w:p w14:paraId="63275A0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:Header</w:t>
      </w:r>
      <w:proofErr w:type="spellEnd"/>
      <w:proofErr w:type="gramEnd"/>
      <w:r w:rsidRPr="00A20596">
        <w:rPr>
          <w:rFonts w:ascii="Consolas" w:hAnsi="Consolas" w:cs="Consolas"/>
          <w:color w:val="0000FF"/>
          <w:sz w:val="18"/>
          <w:szCs w:val="21"/>
          <w:lang w:val="en-AU"/>
        </w:rPr>
        <w:t>&gt;</w:t>
      </w:r>
    </w:p>
    <w:p w14:paraId="77B6350E"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241E4AD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&gt;</w:t>
      </w:r>
    </w:p>
    <w:p w14:paraId="392A7545" w14:textId="77777777" w:rsidR="007D10DE" w:rsidRDefault="007D10DE">
      <w:pPr>
        <w:pStyle w:val="Heading2"/>
        <w:pPrChange w:id="939" w:author="Avin Mathew" w:date="2012-08-07T11:09:00Z">
          <w:pPr>
            <w:pStyle w:val="Heading4"/>
          </w:pPr>
        </w:pPrChange>
      </w:pPr>
      <w:bookmarkStart w:id="940" w:name="_Toc332199237"/>
      <w:r>
        <w:t xml:space="preserve">PKI </w:t>
      </w:r>
      <w:proofErr w:type="gramStart"/>
      <w:r>
        <w:t>Through</w:t>
      </w:r>
      <w:proofErr w:type="gramEnd"/>
      <w:r>
        <w:t xml:space="preserve"> X.509 Certificates</w:t>
      </w:r>
      <w:bookmarkEnd w:id="940"/>
    </w:p>
    <w:p w14:paraId="2CE1BD5F" w14:textId="77777777" w:rsidR="007D10DE" w:rsidRDefault="007D10DE" w:rsidP="007D10DE">
      <w:r>
        <w:t xml:space="preserve">Security tokens may specify an X.509 certificate. X.509 </w:t>
      </w:r>
      <w:r w:rsidRPr="008A17D0">
        <w:t>is an ITU-T standard for a public key infrastructure (PKI) for single sign-on (SSO) and Privilege Management Infrastructure (PMI).</w:t>
      </w:r>
    </w:p>
    <w:p w14:paraId="6B2AAF2A" w14:textId="77777777" w:rsidR="007D10DE" w:rsidRDefault="007D10DE" w:rsidP="007D10DE">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5F8ECD4D" w14:textId="77777777" w:rsidR="007D10DE" w:rsidRDefault="007D10DE" w:rsidP="007D10DE"/>
    <w:p w14:paraId="0466E44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7A515C4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E4ED94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51F16003"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33FD454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1657AE1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3CBEF835"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544DE27"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3E0B29ED"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4D5445E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350BBDB0"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1E78D6F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1CDA926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82F2B66" w14:textId="77777777" w:rsidR="007D10DE" w:rsidRDefault="007D10DE">
      <w:pPr>
        <w:pStyle w:val="Heading2"/>
        <w:pPrChange w:id="941" w:author="Avin Mathew" w:date="2012-08-07T11:09:00Z">
          <w:pPr>
            <w:pStyle w:val="Heading4"/>
          </w:pPr>
        </w:pPrChange>
      </w:pPr>
      <w:bookmarkStart w:id="942" w:name="_Toc332199238"/>
      <w:r>
        <w:t>Kerberos</w:t>
      </w:r>
      <w:bookmarkEnd w:id="942"/>
    </w:p>
    <w:p w14:paraId="14A0A174" w14:textId="77777777" w:rsidR="007D10DE" w:rsidRDefault="007D10DE" w:rsidP="007D10DE">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t xml:space="preserve">– </w:t>
      </w:r>
      <w:r w:rsidRPr="008A17D0">
        <w:t>both the user and the server verify each other's identity.</w:t>
      </w:r>
    </w:p>
    <w:p w14:paraId="715E97DC" w14:textId="77777777" w:rsidR="007D10DE" w:rsidRDefault="007D10DE" w:rsidP="007D10DE">
      <w:r>
        <w:t>The Kerberos specification used in ISBM is defined in:</w:t>
      </w:r>
    </w:p>
    <w:p w14:paraId="54F4C004" w14:textId="77777777" w:rsidR="007D10DE" w:rsidRDefault="008F5213" w:rsidP="007D10DE">
      <w:pPr>
        <w:ind w:left="720"/>
      </w:pPr>
      <w:hyperlink r:id="rId43" w:history="1">
        <w:r w:rsidR="007D10DE" w:rsidRPr="005F3ECC">
          <w:rPr>
            <w:rStyle w:val="Hyperlink"/>
          </w:rPr>
          <w:t>http://www.ws-i.org/Profiles/KerberosTokenProfile-1.0.html</w:t>
        </w:r>
      </w:hyperlink>
    </w:p>
    <w:p w14:paraId="4C774546" w14:textId="77777777" w:rsidR="007D10DE" w:rsidRDefault="007D10DE" w:rsidP="007D10DE">
      <w:r>
        <w:t>Message layer security with the Kerberos protocol in WSE 3.0 involves the following participants:</w:t>
      </w:r>
    </w:p>
    <w:p w14:paraId="16A976E2" w14:textId="77777777" w:rsidR="007D10DE" w:rsidRDefault="007D10DE" w:rsidP="007D10DE">
      <w:pPr>
        <w:ind w:left="720"/>
      </w:pPr>
      <w:r w:rsidRPr="006B7B7D">
        <w:rPr>
          <w:b/>
        </w:rPr>
        <w:lastRenderedPageBreak/>
        <w:t>Client</w:t>
      </w:r>
      <w:r>
        <w:t>: The client accesses the Web service. The client provides the credentials for authentication during the request to the Web service.</w:t>
      </w:r>
    </w:p>
    <w:p w14:paraId="7E427784" w14:textId="77777777" w:rsidR="007D10DE" w:rsidRDefault="007D10DE" w:rsidP="007D10DE">
      <w:pPr>
        <w:ind w:left="720"/>
      </w:pPr>
      <w:r w:rsidRPr="006B7B7D">
        <w:rPr>
          <w:b/>
        </w:rPr>
        <w:t>Service</w:t>
      </w:r>
      <w:r>
        <w:rPr>
          <w:b/>
        </w:rPr>
        <w:t>:</w:t>
      </w:r>
      <w:r>
        <w:t xml:space="preserve"> The service is the Web service that requires authentication of a client prior to authorizing the client.</w:t>
      </w:r>
    </w:p>
    <w:p w14:paraId="56F004BA" w14:textId="77777777" w:rsidR="007D10DE" w:rsidRDefault="007D10DE" w:rsidP="007D10DE">
      <w:pPr>
        <w:ind w:left="720"/>
      </w:pPr>
      <w:r w:rsidRPr="006B7B7D">
        <w:rPr>
          <w:b/>
        </w:rPr>
        <w:t>Key Distribution Center (KDC)</w:t>
      </w:r>
      <w:r>
        <w:t>: The KDC is the broker that authenticates clients and issues service tickets.</w:t>
      </w:r>
    </w:p>
    <w:p w14:paraId="50F2447D" w14:textId="77777777" w:rsidR="007D10DE" w:rsidRDefault="007D10DE" w:rsidP="007D10DE">
      <w:r>
        <w:t>The main steps in the client side of a Kerberos system is:</w:t>
      </w:r>
    </w:p>
    <w:p w14:paraId="793A3EFB" w14:textId="77777777" w:rsidR="007D10DE" w:rsidRDefault="007D10DE" w:rsidP="007D10DE">
      <w:pPr>
        <w:numPr>
          <w:ilvl w:val="0"/>
          <w:numId w:val="26"/>
        </w:numPr>
      </w:pPr>
      <w:r>
        <w:t>Request a service ticket from the KDC.</w:t>
      </w:r>
    </w:p>
    <w:p w14:paraId="4A8F1FA4" w14:textId="77777777" w:rsidR="007D10DE" w:rsidRDefault="007D10DE" w:rsidP="007D10DE">
      <w:pPr>
        <w:numPr>
          <w:ilvl w:val="0"/>
          <w:numId w:val="26"/>
        </w:numPr>
      </w:pPr>
      <w:r>
        <w:t>Retrieve the service ticket from the KDC.</w:t>
      </w:r>
    </w:p>
    <w:p w14:paraId="6FBDA52D" w14:textId="77777777" w:rsidR="007D10DE" w:rsidRDefault="007D10DE" w:rsidP="007D10DE">
      <w:pPr>
        <w:numPr>
          <w:ilvl w:val="0"/>
          <w:numId w:val="26"/>
        </w:numPr>
      </w:pPr>
      <w:r>
        <w:t>Send the message to the service using the service ticket as the security token.</w:t>
      </w:r>
    </w:p>
    <w:p w14:paraId="59769DF1" w14:textId="77777777" w:rsidR="007D10DE" w:rsidRDefault="007D10DE" w:rsidP="007D10DE">
      <w:r>
        <w:t>The service authenticates the client using information found in the security token. The main service side steps are:</w:t>
      </w:r>
    </w:p>
    <w:p w14:paraId="36960449" w14:textId="77777777" w:rsidR="007D10DE" w:rsidRDefault="007D10DE" w:rsidP="007D10DE">
      <w:pPr>
        <w:numPr>
          <w:ilvl w:val="0"/>
          <w:numId w:val="27"/>
        </w:numPr>
      </w:pPr>
      <w:r>
        <w:t>Validate the token.</w:t>
      </w:r>
    </w:p>
    <w:p w14:paraId="342F4747" w14:textId="77777777" w:rsidR="007D10DE" w:rsidRDefault="007D10DE" w:rsidP="007D10DE">
      <w:pPr>
        <w:numPr>
          <w:ilvl w:val="0"/>
          <w:numId w:val="27"/>
        </w:numPr>
      </w:pPr>
      <w:r>
        <w:t>Verify the XML signature.</w:t>
      </w:r>
    </w:p>
    <w:p w14:paraId="14CE31B5" w14:textId="77777777" w:rsidR="007D10DE" w:rsidRDefault="007D10DE" w:rsidP="007D10DE">
      <w:pPr>
        <w:numPr>
          <w:ilvl w:val="0"/>
          <w:numId w:val="27"/>
        </w:numPr>
      </w:pPr>
      <w:r>
        <w:t>Perform the specified service.</w:t>
      </w:r>
    </w:p>
    <w:p w14:paraId="4555A819" w14:textId="77777777" w:rsidR="007D10DE" w:rsidRDefault="007D10DE" w:rsidP="007D10DE">
      <w:pPr>
        <w:numPr>
          <w:ilvl w:val="0"/>
          <w:numId w:val="27"/>
        </w:numPr>
      </w:pPr>
      <w:r>
        <w:t>Initialize and send a response to the client (optional).</w:t>
      </w:r>
    </w:p>
    <w:p w14:paraId="021E9B88" w14:textId="77777777" w:rsidR="007D10DE" w:rsidRDefault="007D10DE" w:rsidP="007D10DE">
      <w:r>
        <w:t>A Kerberos token may contain the schema used to validate the token, must defined a value type of the token (as defined by the KDC), the encoding type of the token, and the token. Some examples of Kerberos tokens are:</w:t>
      </w:r>
    </w:p>
    <w:p w14:paraId="6B4158B7" w14:textId="77777777" w:rsidR="007D10DE" w:rsidRDefault="007D10DE" w:rsidP="007D10DE"/>
    <w:p w14:paraId="44F55A0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138C489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7CA891A"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7FFA6AA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44DAA26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1295D896"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9A2B3A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11D3F51A" w14:textId="77777777" w:rsidR="007D10DE" w:rsidRPr="006B7B7D" w:rsidRDefault="007D10DE" w:rsidP="007D10DE"/>
    <w:p w14:paraId="0B6EA696"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2EF98E8D"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36DE8AB2"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bookmarkStart w:id="943" w:name="_GoBack"/>
      <w:bookmarkEnd w:id="943"/>
    </w:p>
    <w:p w14:paraId="127B8F7B"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293C19B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01B3EFA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5C12360" w14:textId="77777777" w:rsidR="007D10DE" w:rsidRPr="007D10DE" w:rsidRDefault="007D10DE" w:rsidP="007D10DE"/>
    <w:sectPr w:rsidR="007D10DE" w:rsidRPr="007D10DE" w:rsidSect="004F5B76">
      <w:headerReference w:type="default" r:id="rId44"/>
      <w:footerReference w:type="default" r:id="rId45"/>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4" w:author="Avin Mathew" w:date="2012-08-07T11:21:00Z" w:initials="AM">
    <w:p w14:paraId="5921CFBE" w14:textId="01F41056" w:rsidR="00742D7F" w:rsidRDefault="00742D7F">
      <w:pPr>
        <w:pStyle w:val="CommentText"/>
      </w:pPr>
      <w:r>
        <w:rPr>
          <w:rStyle w:val="CommentReference"/>
        </w:rPr>
        <w:annotationRef/>
      </w:r>
      <w:r>
        <w:t>Revise</w:t>
      </w:r>
    </w:p>
  </w:comment>
  <w:comment w:id="680" w:author="Avin Mathew" w:date="2012-08-07T11:21:00Z" w:initials="AM">
    <w:p w14:paraId="76E37624" w14:textId="53E0996D" w:rsidR="00EB6014" w:rsidRDefault="00EB6014">
      <w:pPr>
        <w:pStyle w:val="CommentText"/>
      </w:pPr>
      <w:r>
        <w:rPr>
          <w:rStyle w:val="CommentReference"/>
        </w:rPr>
        <w:annotationRef/>
      </w:r>
      <w:r>
        <w:t xml:space="preserve">Calling it Request due to the service being named “ISBM Provider </w:t>
      </w:r>
      <w:r w:rsidRPr="00EB6014">
        <w:rPr>
          <w:b/>
        </w:rPr>
        <w:t>Request</w:t>
      </w:r>
      <w:r>
        <w:t xml:space="preserve"> Services” and “ISBM Consumer </w:t>
      </w:r>
      <w:r w:rsidRPr="00EB6014">
        <w:rPr>
          <w:b/>
        </w:rPr>
        <w:t>Request</w:t>
      </w:r>
      <w:r>
        <w:t xml:space="preserve"> Services”</w:t>
      </w:r>
    </w:p>
    <w:p w14:paraId="4A87389B" w14:textId="77777777" w:rsidR="00742D7F" w:rsidRDefault="00742D7F">
      <w:pPr>
        <w:pStyle w:val="CommentText"/>
      </w:pPr>
    </w:p>
    <w:p w14:paraId="40936734" w14:textId="71EB0802" w:rsidR="00742D7F" w:rsidRDefault="00742D7F">
      <w:pPr>
        <w:pStyle w:val="CommentText"/>
      </w:pPr>
      <w:r>
        <w:t xml:space="preserve">Otherwise we could change these to </w:t>
      </w:r>
      <w:proofErr w:type="spellStart"/>
      <w:r>
        <w:t>PublishSubscribe</w:t>
      </w:r>
      <w:proofErr w:type="spellEnd"/>
      <w:r>
        <w:t xml:space="preserve"> and </w:t>
      </w:r>
      <w:proofErr w:type="spellStart"/>
      <w:r>
        <w:t>RequestResponse</w:t>
      </w:r>
      <w:proofErr w:type="spellEnd"/>
    </w:p>
  </w:comment>
  <w:comment w:id="685" w:author="Avin Mathew" w:date="2012-08-07T11:21:00Z" w:initials="AM">
    <w:p w14:paraId="4DCC0269" w14:textId="0903AF68" w:rsidR="00EB6014" w:rsidRDefault="00EB6014">
      <w:pPr>
        <w:pStyle w:val="CommentText"/>
      </w:pPr>
      <w:r>
        <w:rPr>
          <w:rStyle w:val="CommentReference"/>
        </w:rPr>
        <w:annotationRef/>
      </w:r>
      <w:r>
        <w:t>Remove due to complexity when using security tokens</w:t>
      </w:r>
    </w:p>
  </w:comment>
  <w:comment w:id="689" w:author="Avin Mathew" w:date="2012-08-07T11:21:00Z" w:initials="AM">
    <w:p w14:paraId="0CDB97B9" w14:textId="3BA17B22" w:rsidR="00EB6014" w:rsidRDefault="00EB6014">
      <w:pPr>
        <w:pStyle w:val="CommentText"/>
      </w:pPr>
      <w:r>
        <w:rPr>
          <w:rStyle w:val="CommentReference"/>
        </w:rPr>
        <w:annotationRef/>
      </w:r>
      <w:r>
        <w:t>Simplify number of fault types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9A0182" w14:textId="77777777" w:rsidR="008F5213" w:rsidRDefault="008F5213">
      <w:r>
        <w:separator/>
      </w:r>
    </w:p>
  </w:endnote>
  <w:endnote w:type="continuationSeparator" w:id="0">
    <w:p w14:paraId="13CCAD9D" w14:textId="77777777" w:rsidR="008F5213" w:rsidRDefault="008F5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523B5DB8" w:rsidR="00EB6014" w:rsidRDefault="00EB6014" w:rsidP="009623EA">
    <w:pPr>
      <w:pStyle w:val="Footer"/>
      <w:tabs>
        <w:tab w:val="clear" w:pos="4320"/>
        <w:tab w:val="center" w:pos="4253"/>
      </w:tabs>
    </w:pPr>
    <w:r>
      <w:t>© 2012 MIMOSA</w:t>
    </w:r>
    <w:r>
      <w:tab/>
      <w:t>v1.0 RC</w:t>
    </w:r>
    <w:del w:id="944" w:author="Avin Mathew" w:date="2012-08-07T11:10:00Z">
      <w:r w:rsidDel="00742D7F">
        <w:delText>7</w:delText>
      </w:r>
    </w:del>
    <w:ins w:id="945" w:author="Avin Mathew" w:date="2012-08-07T11:10:00Z">
      <w:r w:rsidR="00742D7F">
        <w:t>8</w:t>
      </w:r>
    </w:ins>
    <w:r>
      <w:tab/>
      <w:t xml:space="preserve">Page </w:t>
    </w:r>
    <w:r>
      <w:rPr>
        <w:rStyle w:val="PageNumber"/>
      </w:rPr>
      <w:fldChar w:fldCharType="begin"/>
    </w:r>
    <w:r>
      <w:rPr>
        <w:rStyle w:val="PageNumber"/>
      </w:rPr>
      <w:instrText xml:space="preserve"> PAGE </w:instrText>
    </w:r>
    <w:r>
      <w:rPr>
        <w:rStyle w:val="PageNumber"/>
      </w:rPr>
      <w:fldChar w:fldCharType="separate"/>
    </w:r>
    <w:r w:rsidR="002200D7">
      <w:rPr>
        <w:rStyle w:val="PageNumber"/>
        <w:noProof/>
      </w:rPr>
      <w:t>52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200D7">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F7148F" w14:textId="77777777" w:rsidR="008F5213" w:rsidRDefault="008F5213">
      <w:r>
        <w:separator/>
      </w:r>
    </w:p>
  </w:footnote>
  <w:footnote w:type="continuationSeparator" w:id="0">
    <w:p w14:paraId="29A336D6" w14:textId="77777777" w:rsidR="008F5213" w:rsidRDefault="008F5213">
      <w:r>
        <w:continuationSeparator/>
      </w:r>
    </w:p>
  </w:footnote>
  <w:footnote w:id="1">
    <w:p w14:paraId="688843C4" w14:textId="77777777" w:rsidR="00EB6014" w:rsidRDefault="00EB6014">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EB6014" w:rsidRPr="005D786E" w:rsidRDefault="00EB6014">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EB6014" w:rsidRPr="00F5457F" w:rsidRDefault="00EB6014">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EB6014" w:rsidRPr="00C277A2" w:rsidRDefault="00EB6014" w:rsidP="00C277A2">
    <w:pPr>
      <w:pStyle w:val="Header"/>
    </w:pPr>
    <w:proofErr w:type="spellStart"/>
    <w:r w:rsidRPr="00C277A2">
      <w:t>OpenO&amp;M</w:t>
    </w:r>
    <w:proofErr w:type="spellEnd"/>
    <w:r w:rsidRPr="00C277A2">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97C15"/>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00D7"/>
    <w:rsid w:val="0022692E"/>
    <w:rsid w:val="00230234"/>
    <w:rsid w:val="002318C0"/>
    <w:rsid w:val="0023233B"/>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0F4D"/>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47B8A"/>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5EB1"/>
    <w:rsid w:val="00527F17"/>
    <w:rsid w:val="005358BD"/>
    <w:rsid w:val="00536449"/>
    <w:rsid w:val="005369EA"/>
    <w:rsid w:val="005427A7"/>
    <w:rsid w:val="00544E71"/>
    <w:rsid w:val="00557801"/>
    <w:rsid w:val="00564D5C"/>
    <w:rsid w:val="00570B11"/>
    <w:rsid w:val="005713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546C0"/>
    <w:rsid w:val="00654B38"/>
    <w:rsid w:val="0066061B"/>
    <w:rsid w:val="00673DBB"/>
    <w:rsid w:val="0067400E"/>
    <w:rsid w:val="006773C1"/>
    <w:rsid w:val="00681B53"/>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37821"/>
    <w:rsid w:val="00742D7F"/>
    <w:rsid w:val="00745F42"/>
    <w:rsid w:val="00746BFD"/>
    <w:rsid w:val="00746F26"/>
    <w:rsid w:val="00750334"/>
    <w:rsid w:val="00751C58"/>
    <w:rsid w:val="007532C9"/>
    <w:rsid w:val="0075554D"/>
    <w:rsid w:val="00757A62"/>
    <w:rsid w:val="00757A7F"/>
    <w:rsid w:val="00765789"/>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B3E56"/>
    <w:rsid w:val="007C121C"/>
    <w:rsid w:val="007C1254"/>
    <w:rsid w:val="007C2586"/>
    <w:rsid w:val="007D10DE"/>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44DA"/>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8F5213"/>
    <w:rsid w:val="0090115C"/>
    <w:rsid w:val="00902068"/>
    <w:rsid w:val="009027FB"/>
    <w:rsid w:val="009031B0"/>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3D17"/>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80DCB"/>
    <w:rsid w:val="00A81367"/>
    <w:rsid w:val="00A82587"/>
    <w:rsid w:val="00A8328D"/>
    <w:rsid w:val="00A8427B"/>
    <w:rsid w:val="00A86433"/>
    <w:rsid w:val="00A90436"/>
    <w:rsid w:val="00A908A2"/>
    <w:rsid w:val="00A925B1"/>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47728"/>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143F"/>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074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01E5"/>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14CDA"/>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85304"/>
    <w:rsid w:val="00D90103"/>
    <w:rsid w:val="00D919AC"/>
    <w:rsid w:val="00D92359"/>
    <w:rsid w:val="00D9401D"/>
    <w:rsid w:val="00DA1DF4"/>
    <w:rsid w:val="00DA2987"/>
    <w:rsid w:val="00DA4D7C"/>
    <w:rsid w:val="00DB1351"/>
    <w:rsid w:val="00DB3E61"/>
    <w:rsid w:val="00DB6E14"/>
    <w:rsid w:val="00DB6F57"/>
    <w:rsid w:val="00DC17F2"/>
    <w:rsid w:val="00DC4F5E"/>
    <w:rsid w:val="00DC6D1D"/>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22E2"/>
    <w:rsid w:val="00E64F9F"/>
    <w:rsid w:val="00E66555"/>
    <w:rsid w:val="00E671E4"/>
    <w:rsid w:val="00E674C5"/>
    <w:rsid w:val="00E72389"/>
    <w:rsid w:val="00E860D6"/>
    <w:rsid w:val="00E9792D"/>
    <w:rsid w:val="00EA0A06"/>
    <w:rsid w:val="00EA242E"/>
    <w:rsid w:val="00EB3F30"/>
    <w:rsid w:val="00EB4274"/>
    <w:rsid w:val="00EB4479"/>
    <w:rsid w:val="00EB6014"/>
    <w:rsid w:val="00EB71AB"/>
    <w:rsid w:val="00ED419C"/>
    <w:rsid w:val="00ED68DD"/>
    <w:rsid w:val="00EE0FFF"/>
    <w:rsid w:val="00EE19BC"/>
    <w:rsid w:val="00EE207B"/>
    <w:rsid w:val="00EE2524"/>
    <w:rsid w:val="00EE6EAE"/>
    <w:rsid w:val="00EE7459"/>
    <w:rsid w:val="00EF153A"/>
    <w:rsid w:val="00EF3F91"/>
    <w:rsid w:val="00EF584B"/>
    <w:rsid w:val="00F007E7"/>
    <w:rsid w:val="00F04BBA"/>
    <w:rsid w:val="00F05A78"/>
    <w:rsid w:val="00F10EA9"/>
    <w:rsid w:val="00F116A0"/>
    <w:rsid w:val="00F13202"/>
    <w:rsid w:val="00F15B7A"/>
    <w:rsid w:val="00F15D28"/>
    <w:rsid w:val="00F16BBF"/>
    <w:rsid w:val="00F17FE5"/>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A97"/>
    <w:rsid w:val="00F94DE0"/>
    <w:rsid w:val="00F96AD0"/>
    <w:rsid w:val="00F96D1E"/>
    <w:rsid w:val="00FA16F3"/>
    <w:rsid w:val="00FB19FF"/>
    <w:rsid w:val="00FB1B81"/>
    <w:rsid w:val="00FB47C8"/>
    <w:rsid w:val="00FB4CEE"/>
    <w:rsid w:val="00FB65DC"/>
    <w:rsid w:val="00FC1B62"/>
    <w:rsid w:val="00FC3A48"/>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21.emf"/><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hyperlink" Target="http://docs.oasis-open.org/wss/2004/01/oasis-200401-wss-wssecurity-secext-1.0.xsd"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hyperlink" Target="http://www.ws-i.org/Profiles/KerberosTokenProfile-1.0.html"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hyperlink" Target="http://www.oasis-open.org/committees/download.php/16790/wss-v1.1-spec-os-SOAPMessageSecurit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6F25F-A51F-4202-8ABE-77667B585E10}">
  <ds:schemaRefs>
    <ds:schemaRef ds:uri="http://schemas.openxmlformats.org/officeDocument/2006/bibliography"/>
  </ds:schemaRefs>
</ds:datastoreItem>
</file>

<file path=customXml/itemProps2.xml><?xml version="1.0" encoding="utf-8"?>
<ds:datastoreItem xmlns:ds="http://schemas.openxmlformats.org/officeDocument/2006/customXml" ds:itemID="{53EC49C5-A3A4-450D-BFB1-A0B1D1CFF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8986</TotalTime>
  <Pages>1</Pages>
  <Words>11260</Words>
  <Characters>64187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75297</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16</cp:revision>
  <cp:lastPrinted>2012-03-07T03:08:00Z</cp:lastPrinted>
  <dcterms:created xsi:type="dcterms:W3CDTF">2011-03-04T16:50:00Z</dcterms:created>
  <dcterms:modified xsi:type="dcterms:W3CDTF">2012-08-08T04:25:00Z</dcterms:modified>
</cp:coreProperties>
</file>